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7196BCB0" w14:textId="0A13D1DE" w:rsidR="00BE2A83" w:rsidRDefault="00BE2A83" w:rsidP="00AB6D9B">
      <w:pPr>
        <w:pStyle w:val="ListParagraph"/>
        <w:numPr>
          <w:ilvl w:val="0"/>
          <w:numId w:val="14"/>
        </w:numPr>
        <w:rPr>
          <w:ins w:id="1" w:author="Department of Veterans Affairs vaipmacteam" w:date="2017-04-20T09:59:00Z"/>
        </w:rPr>
      </w:pPr>
      <w:ins w:id="2" w:author="Department of Veterans Affairs vaipmacteam" w:date="2017-04-20T09:59:00Z">
        <w:r>
          <w:t>GIBCT: GI Bill Comparison Tool</w:t>
        </w:r>
      </w:ins>
    </w:p>
    <w:p w14:paraId="3ED19A28" w14:textId="3566E340" w:rsidR="00BE2A83" w:rsidRPr="00BE2A83" w:rsidRDefault="00BE2A83" w:rsidP="00AB6D9B">
      <w:pPr>
        <w:pStyle w:val="ListParagraph"/>
        <w:numPr>
          <w:ilvl w:val="0"/>
          <w:numId w:val="14"/>
        </w:numPr>
        <w:rPr>
          <w:ins w:id="3" w:author="Department of Veterans Affairs vaipmacteam" w:date="2017-04-20T09:59:00Z"/>
          <w:rPrChange w:id="4" w:author="Department of Veterans Affairs vaipmacteam" w:date="2017-04-20T09:59:00Z">
            <w:rPr>
              <w:ins w:id="5" w:author="Department of Veterans Affairs vaipmacteam" w:date="2017-04-20T09:59:00Z"/>
              <w:b/>
            </w:rPr>
          </w:rPrChange>
        </w:rPr>
      </w:pPr>
      <w:ins w:id="6" w:author="Department of Veterans Affairs vaipmacteam" w:date="2017-04-20T09:59:00Z">
        <w:r>
          <w:t>GIDS: GI Bill Comparison Tool Data Service</w:t>
        </w:r>
      </w:ins>
    </w:p>
    <w:p w14:paraId="07212F90" w14:textId="626986DA" w:rsidR="00AB6D9B" w:rsidRDefault="00AB6D9B" w:rsidP="00AB6D9B">
      <w:pPr>
        <w:pStyle w:val="ListParagraph"/>
        <w:numPr>
          <w:ilvl w:val="0"/>
          <w:numId w:val="14"/>
        </w:numPr>
        <w:rPr>
          <w:ins w:id="7" w:author="Department of Veterans Affairs vaipmacteam" w:date="2017-04-20T09:48:00Z"/>
        </w:rPr>
      </w:pPr>
      <w:r w:rsidRPr="00F04C6A">
        <w:rPr>
          <w:b/>
        </w:rPr>
        <w:t>Source C</w:t>
      </w:r>
      <w:ins w:id="8" w:author="Department of Veterans Affairs vaipmacteam" w:date="2017-04-20T10:19:00Z">
        <w:r w:rsidR="00D51DA9">
          <w:rPr>
            <w:b/>
          </w:rPr>
          <w:t>SV</w:t>
        </w:r>
      </w:ins>
      <w:del w:id="9" w:author="Department of Veterans Affairs vaipmacteam" w:date="2017-04-20T10:19:00Z">
        <w:r w:rsidRPr="00F04C6A" w:rsidDel="00D51DA9">
          <w:rPr>
            <w:b/>
          </w:rPr>
          <w:delText>sv</w:delText>
        </w:r>
      </w:del>
      <w:r w:rsidRPr="00F04C6A">
        <w:rPr>
          <w:b/>
        </w:rPr>
        <w:t>s</w:t>
      </w:r>
      <w:r>
        <w:t xml:space="preserve">: </w:t>
      </w:r>
      <w:del w:id="10" w:author="Department of Veterans Affairs vaipmacteam" w:date="2017-04-20T09:45:00Z">
        <w:r w:rsidDel="00892662">
          <w:delText>These is the</w:delText>
        </w:r>
      </w:del>
      <w:ins w:id="11" w:author="Department of Veterans Affairs vaipmacteam" w:date="2017-04-20T09:45:00Z">
        <w:r w:rsidR="00892662">
          <w:t>Input</w:t>
        </w:r>
      </w:ins>
      <w:r>
        <w:t xml:space="preserve"> data, in the form of *.csv (Comma Separate</w:t>
      </w:r>
      <w:r w:rsidR="00892662">
        <w:t>d Values) files, produced by</w:t>
      </w:r>
      <w:r>
        <w:t xml:space="preserve"> VA a</w:t>
      </w:r>
      <w:r w:rsidR="00A109BA">
        <w:t>nd other external providers.</w:t>
      </w:r>
    </w:p>
    <w:p w14:paraId="07BDA4D7" w14:textId="1E8B55DB" w:rsidR="00892662" w:rsidRDefault="00892662" w:rsidP="00AB6D9B">
      <w:pPr>
        <w:pStyle w:val="ListParagraph"/>
        <w:numPr>
          <w:ilvl w:val="0"/>
          <w:numId w:val="14"/>
        </w:numPr>
      </w:pPr>
      <w:ins w:id="12" w:author="Department of Veterans Affairs vaipmacteam" w:date="2017-04-20T09:52:00Z">
        <w:r>
          <w:rPr>
            <w:b/>
          </w:rPr>
          <w:t>Institution Data</w:t>
        </w:r>
        <w:r w:rsidRPr="00892662">
          <w:rPr>
            <w:rPrChange w:id="13" w:author="Department of Veterans Affairs vaipmacteam" w:date="2017-04-20T09:52:00Z">
              <w:rPr>
                <w:b/>
              </w:rPr>
            </w:rPrChange>
          </w:rPr>
          <w:t>:</w:t>
        </w:r>
        <w:r>
          <w:t xml:space="preserve"> The </w:t>
        </w:r>
      </w:ins>
      <w:ins w:id="14" w:author="Department of Veterans Affairs vaipmacteam" w:date="2017-04-20T09:53:00Z">
        <w:r>
          <w:t>informa</w:t>
        </w:r>
        <w:r w:rsidR="00D51DA9">
          <w:t>tion from the Source CSV</w:t>
        </w:r>
        <w:r>
          <w:t xml:space="preserve">s, after it has been </w:t>
        </w:r>
      </w:ins>
      <w:ins w:id="15" w:author="Department of Veterans Affairs vaipmacteam" w:date="2017-04-20T09:52:00Z">
        <w:r>
          <w:t xml:space="preserve">aggregated and processed </w:t>
        </w:r>
      </w:ins>
      <w:ins w:id="16" w:author="Department of Veterans Affairs vaipmacteam" w:date="2017-04-20T09:53:00Z">
        <w:r>
          <w:t xml:space="preserve">into complete records for each institution, suitable for display in GIBCT. </w:t>
        </w:r>
      </w:ins>
      <w:ins w:id="17" w:author="Department of Veterans Affairs vaipmacteam" w:date="2017-04-20T09:56:00Z">
        <w:r>
          <w:t>Institution data corresponds to the contents of “data.csv” in previous revisions of GIDS.</w:t>
        </w:r>
      </w:ins>
    </w:p>
    <w:p w14:paraId="077C74C6" w14:textId="52E1A473" w:rsidR="00A109BA" w:rsidRDefault="00A109BA" w:rsidP="00AB6D9B">
      <w:pPr>
        <w:pStyle w:val="ListParagraph"/>
        <w:numPr>
          <w:ilvl w:val="0"/>
          <w:numId w:val="14"/>
        </w:numPr>
      </w:pPr>
      <w:r w:rsidRPr="00F04C6A">
        <w:rPr>
          <w:b/>
        </w:rPr>
        <w:t>Preview Data</w:t>
      </w:r>
      <w:r>
        <w:t xml:space="preserve">: </w:t>
      </w:r>
      <w:ins w:id="18" w:author="Department of Veterans Affairs vaipmacteam" w:date="2017-04-20T09:54:00Z">
        <w:r w:rsidR="00892662">
          <w:t>Institution data that has been created but is not yet publicly visible on GIBCT. Preview data can be viewed by GIDS users in order to validate its correctness.</w:t>
        </w:r>
      </w:ins>
      <w:del w:id="19" w:author="Department of Veterans Affairs vaipmacteam" w:date="2017-04-20T09:55:00Z">
        <w:r w:rsidDel="00892662">
          <w:delText xml:space="preserve">Data that resides in the Institution table (aka data.csv in older versions) that is awaiting validation and not yet </w:delText>
        </w:r>
        <w:r w:rsidR="005528FE" w:rsidDel="00892662">
          <w:delText>“</w:delText>
        </w:r>
        <w:r w:rsidDel="00892662">
          <w:delText>pushed</w:delText>
        </w:r>
        <w:r w:rsidR="005528FE" w:rsidDel="00892662">
          <w:delText>”</w:delText>
        </w:r>
        <w:r w:rsidDel="00892662">
          <w:delText xml:space="preserve"> into production.</w:delText>
        </w:r>
      </w:del>
    </w:p>
    <w:p w14:paraId="21CB282D" w14:textId="2CEFB621" w:rsidR="00A109BA" w:rsidRDefault="00A109BA" w:rsidP="00AB6D9B">
      <w:pPr>
        <w:pStyle w:val="ListParagraph"/>
        <w:numPr>
          <w:ilvl w:val="0"/>
          <w:numId w:val="14"/>
        </w:numPr>
      </w:pPr>
      <w:r w:rsidRPr="00F04C6A">
        <w:rPr>
          <w:b/>
        </w:rPr>
        <w:t>Production Data</w:t>
      </w:r>
      <w:r>
        <w:t xml:space="preserve">: </w:t>
      </w:r>
      <w:ins w:id="20" w:author="Department of Veterans Affairs vaipmacteam" w:date="2017-04-20T09:55:00Z">
        <w:r w:rsidR="00892662">
          <w:t>Institution data that is publicly visible on GIBCT.</w:t>
        </w:r>
      </w:ins>
      <w:del w:id="21" w:author="Department of Veterans Affairs vaipmacteam" w:date="2017-04-20T09:56:00Z">
        <w:r w:rsidDel="00892662">
          <w:delText>Data that resides in the Institution table (aka data.csv in older versions) that is currently used by the GI Bill Comparison Tool application</w:delText>
        </w:r>
        <w:r w:rsidR="005528FE" w:rsidDel="00892662">
          <w:delText xml:space="preserve"> and presented to the public</w:delText>
        </w:r>
        <w:r w:rsidDel="00892662">
          <w:delText>.</w:delText>
        </w:r>
      </w:del>
    </w:p>
    <w:p w14:paraId="4C5A70B6" w14:textId="6BF00257" w:rsidR="005528FE" w:rsidRDefault="005528FE" w:rsidP="00AB6D9B">
      <w:pPr>
        <w:pStyle w:val="ListParagraph"/>
        <w:numPr>
          <w:ilvl w:val="0"/>
          <w:numId w:val="14"/>
        </w:numPr>
      </w:pPr>
      <w:r w:rsidRPr="00F04C6A">
        <w:rPr>
          <w:b/>
        </w:rPr>
        <w:t>Version</w:t>
      </w:r>
      <w:r>
        <w:t xml:space="preserve">: Every </w:t>
      </w:r>
      <w:ins w:id="22" w:author="Department of Veterans Affairs vaipmacteam" w:date="2017-04-20T09:57:00Z">
        <w:r w:rsidR="00892662">
          <w:t xml:space="preserve">time new source CSVs are uploaded and incorporated into a new revision of the Institution data, a version is created </w:t>
        </w:r>
      </w:ins>
      <w:ins w:id="23" w:author="Department of Veterans Affairs vaipmacteam" w:date="2017-04-20T09:58:00Z">
        <w:r w:rsidR="00BE2A83">
          <w:t>and assigned a sequential version number. The new version is first available as a preview version, for validation purposes. Once validated it can be published as a new production version and made publicly available.</w:t>
        </w:r>
      </w:ins>
      <w:del w:id="24" w:author="Department of Veterans Affairs vaipmacteam" w:date="2017-04-20T09:59:00Z">
        <w:r w:rsidDel="00BE2A83">
          <w:delText>build of the Institution table (aka data.csv in the older versions) will have a version number. The Institution table is “built” by using the “Generate New Preview Version” button. This will generate a new version of data – stored as preview data in the Institution table</w:delText>
        </w:r>
        <w:r w:rsidR="00F8018E" w:rsidDel="00BE2A83">
          <w:delText xml:space="preserve"> – that is assigned its own version number</w:delText>
        </w:r>
        <w:r w:rsidDel="00BE2A83">
          <w:delText>.</w:delText>
        </w:r>
      </w:del>
    </w:p>
    <w:p w14:paraId="7174EDD7" w14:textId="08C6BBBC" w:rsidR="005528FE" w:rsidDel="00BE2A83" w:rsidRDefault="005528FE" w:rsidP="00AB6D9B">
      <w:pPr>
        <w:pStyle w:val="ListParagraph"/>
        <w:numPr>
          <w:ilvl w:val="0"/>
          <w:numId w:val="14"/>
        </w:numPr>
        <w:rPr>
          <w:del w:id="25" w:author="Department of Veterans Affairs vaipmacteam" w:date="2017-04-20T09:59:00Z"/>
        </w:rPr>
      </w:pPr>
      <w:del w:id="26" w:author="Department of Veterans Affairs vaipmacteam" w:date="2017-04-20T09:59:00Z">
        <w:r w:rsidRPr="00F04C6A" w:rsidDel="00BE2A83">
          <w:rPr>
            <w:b/>
          </w:rPr>
          <w:delText>GIBCT</w:delText>
        </w:r>
        <w:r w:rsidDel="00BE2A83">
          <w:delText>: GI Bill Comparison Tool</w:delText>
        </w:r>
      </w:del>
    </w:p>
    <w:p w14:paraId="2DD55069" w14:textId="2DD03599" w:rsidR="005528FE" w:rsidDel="00BE2A83" w:rsidRDefault="005528FE" w:rsidP="00AB6D9B">
      <w:pPr>
        <w:pStyle w:val="ListParagraph"/>
        <w:numPr>
          <w:ilvl w:val="0"/>
          <w:numId w:val="14"/>
        </w:numPr>
        <w:rPr>
          <w:del w:id="27" w:author="Department of Veterans Affairs vaipmacteam" w:date="2017-04-20T09:59:00Z"/>
        </w:rPr>
      </w:pPr>
      <w:del w:id="28" w:author="Department of Veterans Affairs vaipmacteam" w:date="2017-04-20T09:59:00Z">
        <w:r w:rsidRPr="00F04C6A" w:rsidDel="00BE2A83">
          <w:rPr>
            <w:b/>
          </w:rPr>
          <w:delText>GIDS</w:delText>
        </w:r>
        <w:r w:rsidDel="00BE2A83">
          <w:delText>: GI Bill Comparison Tool Data Service</w:delText>
        </w:r>
      </w:del>
    </w:p>
    <w:p w14:paraId="6F1ABE65" w14:textId="77777777" w:rsidR="000C7A20" w:rsidRDefault="000C7A20" w:rsidP="005D5F37"/>
    <w:p w14:paraId="7007297E" w14:textId="7D1D48C1" w:rsidR="000C7A20" w:rsidRDefault="000C7A20" w:rsidP="000C7A20">
      <w:pPr>
        <w:pStyle w:val="Heading1"/>
      </w:pPr>
      <w:bookmarkStart w:id="29" w:name="_Toc329164650"/>
      <w:r>
        <w:t>GIDS Scope Limitations</w:t>
      </w:r>
      <w:bookmarkEnd w:id="29"/>
    </w:p>
    <w:p w14:paraId="33618EF6" w14:textId="4298B14C" w:rsidR="005D5F37" w:rsidRDefault="000C7A20" w:rsidP="005D5F37">
      <w:r>
        <w:t xml:space="preserve">The GIDS application </w:t>
      </w:r>
      <w:r w:rsidR="0070183B">
        <w:t>allows</w:t>
      </w:r>
      <w:r>
        <w:t xml:space="preserve"> EDU stakeholders to </w:t>
      </w:r>
      <w:del w:id="30" w:author="Department of Veterans Affairs vaipmacteam" w:date="2017-04-20T09:47:00Z">
        <w:r w:rsidDel="00892662">
          <w:delText>affect changes to</w:delText>
        </w:r>
      </w:del>
      <w:ins w:id="31" w:author="Department of Veterans Affairs vaipmacteam" w:date="2017-04-20T10:17:00Z">
        <w:r w:rsidR="003749B0">
          <w:t>update</w:t>
        </w:r>
      </w:ins>
      <w:r>
        <w:t xml:space="preserve"> the data rendered by</w:t>
      </w:r>
      <w:del w:id="32" w:author="Department of Veterans Affairs vaipmacteam" w:date="2017-04-20T10:18:00Z">
        <w:r w:rsidDel="003749B0">
          <w:delText xml:space="preserve"> </w:delText>
        </w:r>
      </w:del>
      <w:del w:id="33" w:author="Department of Veterans Affairs vaipmacteam" w:date="2017-04-20T10:17:00Z">
        <w:r w:rsidDel="003749B0">
          <w:delText>the</w:delText>
        </w:r>
      </w:del>
      <w:r>
        <w:t xml:space="preserv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3F557274" w:rsidR="000C7A20" w:rsidRDefault="00892662" w:rsidP="000C7A20">
      <w:pPr>
        <w:pStyle w:val="ListParagraph"/>
        <w:numPr>
          <w:ilvl w:val="0"/>
          <w:numId w:val="11"/>
        </w:numPr>
      </w:pPr>
      <w:r>
        <w:t>A</w:t>
      </w:r>
      <w:r w:rsidR="000C7A20">
        <w:t>ddition of fields to the GIBCT data set (I.e. fields not currently included in GIBCT or additional CSV columns).</w:t>
      </w:r>
    </w:p>
    <w:p w14:paraId="35FB4218" w14:textId="01A2A483" w:rsidR="000C7A20" w:rsidRDefault="000C7A20" w:rsidP="000C7A20">
      <w:pPr>
        <w:pStyle w:val="ListParagraph"/>
        <w:numPr>
          <w:ilvl w:val="0"/>
          <w:numId w:val="11"/>
        </w:numPr>
      </w:pPr>
      <w:r>
        <w:t xml:space="preserve">Changes in functionality of </w:t>
      </w:r>
      <w:del w:id="34" w:author="Department of Veterans Affairs vaipmacteam" w:date="2017-04-20T09:59:00Z">
        <w:r w:rsidDel="00BE2A83">
          <w:delText xml:space="preserve">the </w:delText>
        </w:r>
      </w:del>
      <w:r>
        <w:t>GIBCT</w:t>
      </w:r>
      <w:ins w:id="35" w:author="Department of Veterans Affairs vaipmacteam" w:date="2017-04-20T10:00:00Z">
        <w:r w:rsidR="00BE2A83">
          <w:t xml:space="preserve"> such as changes in calculator logic</w:t>
        </w:r>
      </w:ins>
      <w:r>
        <w:t>.</w:t>
      </w:r>
    </w:p>
    <w:p w14:paraId="3E04EA1A" w14:textId="4C14B38B" w:rsidR="000C7A20" w:rsidRDefault="000C7A20" w:rsidP="000C7A20">
      <w:r>
        <w:t>Please contact the vets.gov project manager (</w:t>
      </w:r>
      <w:r w:rsidRPr="000C7A20">
        <w:t>Kelly.O'Connor@va.gov</w:t>
      </w:r>
      <w:r>
        <w:t>) to request application modif</w:t>
      </w:r>
      <w:r w:rsidR="00892662">
        <w:t>i</w:t>
      </w:r>
      <w:r>
        <w:t xml:space="preserve">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rPr>
          <w:ins w:id="36" w:author="Department of Veterans Affairs vaipmacteam" w:date="2017-04-20T10:03:00Z"/>
        </w:rPr>
      </w:pPr>
      <w:bookmarkStart w:id="37" w:name="_Toc329164651"/>
      <w:r>
        <w:t>Authentication</w:t>
      </w:r>
      <w:bookmarkEnd w:id="37"/>
    </w:p>
    <w:p w14:paraId="0D422FE9" w14:textId="23BDB7CA" w:rsidR="00BE2A83" w:rsidRPr="00BE2A83" w:rsidRDefault="00BE2A83" w:rsidP="00BE2A83">
      <w:pPr>
        <w:pPrChange w:id="38" w:author="Department of Veterans Affairs vaipmacteam" w:date="2017-04-20T10:03:00Z">
          <w:pPr>
            <w:pStyle w:val="Heading1"/>
          </w:pPr>
        </w:pPrChange>
      </w:pPr>
      <w:ins w:id="39" w:author="Department of Veterans Affairs vaipmacteam" w:date="2017-04-20T10:03:00Z">
        <w:r>
          <w:t>A user name and password are required to access GIDS.</w:t>
        </w:r>
      </w:ins>
    </w:p>
    <w:p w14:paraId="5D4529FD" w14:textId="4168C1DA" w:rsidR="00A6639F" w:rsidRPr="00A6639F" w:rsidRDefault="00A6639F" w:rsidP="00A6639F">
      <w:pPr>
        <w:pStyle w:val="Heading2"/>
      </w:pPr>
      <w:bookmarkStart w:id="40" w:name="_Toc329164652"/>
      <w:r>
        <w:t>New Users</w:t>
      </w:r>
      <w:bookmarkEnd w:id="40"/>
    </w:p>
    <w:p w14:paraId="518F8AD2" w14:textId="77777777" w:rsidR="00A24BD2" w:rsidRDefault="00A24BD2" w:rsidP="00A24BD2">
      <w:r>
        <w:t>Access to the GIBCT Data Service (GIDS) is managed through a two part process</w:t>
      </w:r>
    </w:p>
    <w:p w14:paraId="0ACA241B" w14:textId="578DF5F4" w:rsidR="00A24BD2" w:rsidRDefault="00A24BD2" w:rsidP="00A24BD2">
      <w:pPr>
        <w:pStyle w:val="ListParagraph"/>
        <w:numPr>
          <w:ilvl w:val="0"/>
          <w:numId w:val="3"/>
        </w:numPr>
      </w:pPr>
      <w:r>
        <w:t xml:space="preserve">All users requiring access to </w:t>
      </w:r>
      <w:del w:id="41" w:author="Department of Veterans Affairs vaipmacteam" w:date="2017-04-20T10:00:00Z">
        <w:r w:rsidDel="00BE2A83">
          <w:delText xml:space="preserve">the </w:delText>
        </w:r>
      </w:del>
      <w:r>
        <w:t xml:space="preserve">GIDS must request access from the EDU project manager (Stephanie Price - </w:t>
      </w:r>
      <w:hyperlink r:id="rId9" w:history="1">
        <w:r w:rsidRPr="002F3589">
          <w:rPr>
            <w:rStyle w:val="Hyperlink"/>
          </w:rPr>
          <w:t>Stephanie.Price3@va.gov</w:t>
        </w:r>
      </w:hyperlink>
      <w:r>
        <w:t xml:space="preserve">). </w:t>
      </w:r>
    </w:p>
    <w:p w14:paraId="15831EA3" w14:textId="7C216C9A" w:rsidR="00A24BD2" w:rsidRDefault="00A24BD2" w:rsidP="00A24BD2">
      <w:pPr>
        <w:pStyle w:val="ListParagraph"/>
        <w:numPr>
          <w:ilvl w:val="1"/>
          <w:numId w:val="3"/>
        </w:numPr>
      </w:pPr>
      <w:r>
        <w:t>Project manager supplies user Name and</w:t>
      </w:r>
      <w:ins w:id="42" w:author="Department of Veterans Affairs vaipmacteam" w:date="2017-04-20T10:01:00Z">
        <w:r w:rsidR="00BE2A83">
          <w:t xml:space="preserve"> VA</w:t>
        </w:r>
      </w:ins>
      <w:r>
        <w:t xml:space="preserve"> Email Address of new user.</w:t>
      </w:r>
    </w:p>
    <w:p w14:paraId="623B20C4" w14:textId="55E864FF" w:rsidR="00A24BD2" w:rsidDel="00BE2A83" w:rsidRDefault="00A24BD2" w:rsidP="00A24BD2">
      <w:pPr>
        <w:pStyle w:val="ListParagraph"/>
        <w:numPr>
          <w:ilvl w:val="1"/>
          <w:numId w:val="3"/>
        </w:numPr>
        <w:rPr>
          <w:del w:id="43" w:author="Department of Veterans Affairs vaipmacteam" w:date="2017-04-20T10:02:00Z"/>
        </w:rPr>
      </w:pPr>
      <w:del w:id="44" w:author="Department of Veterans Affairs vaipmacteam" w:date="2017-04-20T10:02:00Z">
        <w:r w:rsidDel="00BE2A83">
          <w:delText xml:space="preserve">Ms. Price </w:delText>
        </w:r>
      </w:del>
      <w:del w:id="45" w:author="Department of Veterans Affairs vaipmacteam" w:date="2017-04-20T10:01:00Z">
        <w:r w:rsidDel="00BE2A83">
          <w:delText>S</w:delText>
        </w:r>
      </w:del>
      <w:del w:id="46" w:author="Department of Veterans Affairs vaipmacteam" w:date="2017-04-20T10:02:00Z">
        <w:r w:rsidDel="00BE2A83">
          <w:delText>ubmits request via email.</w:delText>
        </w:r>
      </w:del>
    </w:p>
    <w:p w14:paraId="759C0295" w14:textId="52C1290E" w:rsidR="00A24BD2" w:rsidRDefault="00A24BD2" w:rsidP="00A24BD2">
      <w:pPr>
        <w:pStyle w:val="ListParagraph"/>
        <w:numPr>
          <w:ilvl w:val="0"/>
          <w:numId w:val="3"/>
        </w:numPr>
      </w:pPr>
      <w:del w:id="47" w:author="Department of Veterans Affairs vaipmacteam" w:date="2017-04-20T10:02:00Z">
        <w:r w:rsidDel="00BE2A83">
          <w:delText>Ms. Price</w:delText>
        </w:r>
      </w:del>
      <w:ins w:id="48" w:author="Department of Veterans Affairs vaipmacteam" w:date="2017-04-20T10:02:00Z">
        <w:r w:rsidR="00BE2A83">
          <w:t>EDU project manager</w:t>
        </w:r>
      </w:ins>
      <w:r>
        <w:t xml:space="preserve"> will request that technical access from the Digital Service Technical Lead (Alex Yale-Loehr - </w:t>
      </w:r>
      <w:hyperlink r:id="rId10"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9" w:name="_Toc329164653"/>
      <w:r>
        <w:t>Forgotten Passwords or Password Resets</w:t>
      </w:r>
      <w:bookmarkEnd w:id="49"/>
    </w:p>
    <w:p w14:paraId="2DB4B244" w14:textId="77777777" w:rsidR="00A6639F" w:rsidRDefault="00A6639F" w:rsidP="00A6639F">
      <w:r>
        <w:t xml:space="preserve">All requests for password resets or retrieval will be addressed to the Digital Service Technical Lead (Alex Yale-Loehr - </w:t>
      </w:r>
      <w:hyperlink r:id="rId11"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0" w:name="_Toc329164654"/>
      <w:r>
        <w:t>Access</w:t>
      </w:r>
      <w:bookmarkEnd w:id="50"/>
      <w:r>
        <w:t xml:space="preserve"> </w:t>
      </w:r>
    </w:p>
    <w:p w14:paraId="242C9A81" w14:textId="4947035F" w:rsidR="00A24BD2" w:rsidRDefault="00BE2A83" w:rsidP="00A24BD2">
      <w:pPr>
        <w:rPr>
          <w:ins w:id="51" w:author="Department of Veterans Affairs vaipmacteam" w:date="2017-04-20T10:04:00Z"/>
        </w:rPr>
      </w:pPr>
      <w:ins w:id="52" w:author="Department of Veterans Affairs vaipmacteam" w:date="2017-04-20T10:04:00Z">
        <w:r>
          <w:t xml:space="preserve">GIDS: </w:t>
        </w:r>
      </w:ins>
      <w:del w:id="53" w:author="Department of Veterans Affairs vaipmacteam" w:date="2017-04-20T10:03:00Z">
        <w:r w:rsidR="00A6639F" w:rsidDel="00BE2A83">
          <w:delText xml:space="preserve">Production </w:delText>
        </w:r>
      </w:del>
      <w:del w:id="54" w:author="Department of Veterans Affairs vaipmacteam" w:date="2017-04-20T10:04:00Z">
        <w:r w:rsidR="00A6639F" w:rsidDel="00BE2A83">
          <w:delText>Data Service</w:delText>
        </w:r>
      </w:del>
      <w:r w:rsidR="00A6639F">
        <w:br/>
      </w:r>
      <w:ins w:id="55" w:author="Department of Veterans Affairs vaipmacteam" w:date="2017-04-20T10:04:00Z">
        <w:r>
          <w:fldChar w:fldCharType="begin"/>
        </w:r>
        <w:r>
          <w:instrText xml:space="preserve"> HYPERLINK "</w:instrText>
        </w:r>
      </w:ins>
      <w:r w:rsidRPr="00676733">
        <w:instrText>https://www.vets.gov/gids</w:instrText>
      </w:r>
      <w:ins w:id="56" w:author="Department of Veterans Affairs vaipmacteam" w:date="2017-04-20T10:04:00Z">
        <w:r>
          <w:instrText xml:space="preserve">" </w:instrText>
        </w:r>
        <w:r>
          <w:fldChar w:fldCharType="separate"/>
        </w:r>
      </w:ins>
      <w:r w:rsidRPr="00370ED9">
        <w:rPr>
          <w:rStyle w:val="Hyperlink"/>
        </w:rPr>
        <w:t>https://www.vets.gov/gids</w:t>
      </w:r>
      <w:ins w:id="57" w:author="Department of Veterans Affairs vaipmacteam" w:date="2017-04-20T10:04:00Z">
        <w:r>
          <w:fldChar w:fldCharType="end"/>
        </w:r>
      </w:ins>
    </w:p>
    <w:p w14:paraId="76ED09DD" w14:textId="2F5B22C5" w:rsidR="00BE2A83" w:rsidRDefault="00BE2A83" w:rsidP="00A24BD2">
      <w:pPr>
        <w:rPr>
          <w:ins w:id="58" w:author="Department of Veterans Affairs vaipmacteam" w:date="2017-04-20T10:04:00Z"/>
        </w:rPr>
      </w:pPr>
      <w:ins w:id="59" w:author="Department of Veterans Affairs vaipmacteam" w:date="2017-04-20T10:04:00Z">
        <w:r>
          <w:t>GIBCT:</w:t>
        </w:r>
      </w:ins>
    </w:p>
    <w:p w14:paraId="4459428E" w14:textId="5651A998" w:rsidR="00BE2A83" w:rsidDel="00B91757" w:rsidRDefault="00BE2A83" w:rsidP="00A24BD2">
      <w:pPr>
        <w:rPr>
          <w:del w:id="60" w:author="Department of Veterans Affairs vaipmacteam" w:date="2017-04-20T10:32:00Z"/>
        </w:rPr>
      </w:pPr>
      <w:ins w:id="61" w:author="Department of Veterans Affairs vaipmacteam" w:date="2017-04-20T10:04:00Z">
        <w:r>
          <w:t>https://www.vets.gov/gi-bill-comparison-tool</w:t>
        </w:r>
      </w:ins>
    </w:p>
    <w:p w14:paraId="002C9E5C" w14:textId="77777777" w:rsidR="00A6639F" w:rsidRDefault="00A6639F" w:rsidP="00A24BD2"/>
    <w:p w14:paraId="4AC3D350" w14:textId="387B1BDA" w:rsidR="00A6639F" w:rsidDel="00BE2A83" w:rsidRDefault="00A6639F" w:rsidP="00A24BD2">
      <w:pPr>
        <w:rPr>
          <w:del w:id="62" w:author="Department of Veterans Affairs vaipmacteam" w:date="2017-04-20T10:03:00Z"/>
        </w:rPr>
      </w:pPr>
      <w:del w:id="63" w:author="Department of Veterans Affairs vaipmacteam" w:date="2017-04-20T10:03:00Z">
        <w:r w:rsidDel="00BE2A83">
          <w:delText>Staging Server</w:delText>
        </w:r>
        <w:r w:rsidDel="00BE2A83">
          <w:br/>
        </w:r>
        <w:r w:rsidR="0019083F" w:rsidRPr="0019083F" w:rsidDel="00BE2A83">
          <w:delText>https://</w:delText>
        </w:r>
        <w:r w:rsidR="00A13A87" w:rsidDel="00BE2A83">
          <w:delText>staging</w:delText>
        </w:r>
        <w:r w:rsidR="0019083F" w:rsidRPr="0019083F" w:rsidDel="00BE2A83">
          <w:delText>.vets.gov/gids</w:delText>
        </w:r>
      </w:del>
    </w:p>
    <w:p w14:paraId="4CDDB937" w14:textId="796A1424" w:rsidR="00A6639F" w:rsidDel="00BE2A83" w:rsidRDefault="00676733" w:rsidP="00A24BD2">
      <w:pPr>
        <w:rPr>
          <w:del w:id="64" w:author="Department of Veterans Affairs vaipmacteam" w:date="2017-04-20T10:04:00Z"/>
        </w:rPr>
      </w:pPr>
      <w:del w:id="65" w:author="Department of Veterans Affairs vaipmacteam" w:date="2017-04-20T10:04:00Z">
        <w:r w:rsidDel="00BE2A83">
          <w:delText xml:space="preserve">A user name and password are required for access. Please contact the Digital Service Technical Lead (Alex Yale-Loehr - </w:delText>
        </w:r>
        <w:r w:rsidR="00892662" w:rsidDel="00BE2A83">
          <w:fldChar w:fldCharType="begin"/>
        </w:r>
        <w:r w:rsidR="00892662" w:rsidDel="00BE2A83">
          <w:delInstrText xml:space="preserve"> HYPERLINK "mailto:Alex.Yale-Loehr@va.gov" </w:delInstrText>
        </w:r>
        <w:r w:rsidR="00892662" w:rsidDel="00BE2A83">
          <w:fldChar w:fldCharType="separate"/>
        </w:r>
        <w:r w:rsidRPr="002F3589" w:rsidDel="00BE2A83">
          <w:rPr>
            <w:rStyle w:val="Hyperlink"/>
          </w:rPr>
          <w:delText>Alex.Yale-Loehr@va.gov</w:delText>
        </w:r>
        <w:r w:rsidR="00892662" w:rsidDel="00BE2A83">
          <w:rPr>
            <w:rStyle w:val="Hyperlink"/>
          </w:rPr>
          <w:fldChar w:fldCharType="end"/>
        </w:r>
        <w:r w:rsidDel="00BE2A83">
          <w:delText>) for more information.</w:delText>
        </w:r>
      </w:del>
    </w:p>
    <w:p w14:paraId="43ECDEA7" w14:textId="24E30014" w:rsidR="00A6639F" w:rsidRPr="00A24BD2" w:rsidDel="00B91757" w:rsidRDefault="00A6639F" w:rsidP="00A24BD2">
      <w:pPr>
        <w:rPr>
          <w:del w:id="66" w:author="Department of Veterans Affairs vaipmacteam" w:date="2017-04-20T10:32:00Z"/>
        </w:rPr>
      </w:pPr>
    </w:p>
    <w:p w14:paraId="088480EC" w14:textId="54135735" w:rsidR="003751E4" w:rsidDel="00B91757" w:rsidRDefault="00A24BD2" w:rsidP="00FD4107">
      <w:pPr>
        <w:pStyle w:val="Heading1"/>
        <w:rPr>
          <w:del w:id="67" w:author="Department of Veterans Affairs vaipmacteam" w:date="2017-04-20T10:32:00Z"/>
        </w:rPr>
      </w:pPr>
      <w:bookmarkStart w:id="68" w:name="_Toc329164655"/>
      <w:del w:id="69" w:author="Department of Veterans Affairs vaipmacteam" w:date="2017-04-20T10:32:00Z">
        <w:r w:rsidDel="00B91757">
          <w:delText>Environments</w:delText>
        </w:r>
        <w:bookmarkEnd w:id="68"/>
      </w:del>
    </w:p>
    <w:p w14:paraId="350B10ED" w14:textId="328A8D93" w:rsidR="009F09A7" w:rsidDel="00B91757" w:rsidRDefault="009F09A7" w:rsidP="009F09A7">
      <w:pPr>
        <w:rPr>
          <w:del w:id="70" w:author="Department of Veterans Affairs vaipmacteam" w:date="2017-04-20T10:32:00Z"/>
        </w:rPr>
      </w:pPr>
      <w:del w:id="71" w:author="Department of Veterans Affairs vaipmacteam" w:date="2017-04-20T10:32:00Z">
        <w:r w:rsidDel="00B91757">
          <w:delText>There are two environments in which EDU user</w:delText>
        </w:r>
        <w:r w:rsidR="005A4723" w:rsidDel="00B91757">
          <w:delText>s</w:delText>
        </w:r>
        <w:r w:rsidDel="00B91757">
          <w:delText xml:space="preserve"> will interact. </w:delText>
        </w:r>
      </w:del>
    </w:p>
    <w:p w14:paraId="7D73F67E" w14:textId="77777777" w:rsidR="005D5F37" w:rsidDel="00B91757" w:rsidRDefault="005D5F37" w:rsidP="009F09A7">
      <w:pPr>
        <w:rPr>
          <w:del w:id="72" w:author="Department of Veterans Affairs vaipmacteam" w:date="2017-04-20T10:32:00Z"/>
        </w:rPr>
      </w:pPr>
    </w:p>
    <w:p w14:paraId="64C446A4" w14:textId="48A9003D" w:rsidR="005D5F37" w:rsidDel="00B91757" w:rsidRDefault="005D5F37" w:rsidP="005D5F37">
      <w:pPr>
        <w:pStyle w:val="Heading2"/>
        <w:rPr>
          <w:del w:id="73" w:author="Department of Veterans Affairs vaipmacteam" w:date="2017-04-20T10:32:00Z"/>
        </w:rPr>
      </w:pPr>
      <w:bookmarkStart w:id="74" w:name="_Toc329164656"/>
      <w:del w:id="75" w:author="Department of Veterans Affairs vaipmacteam" w:date="2017-04-20T10:32:00Z">
        <w:r w:rsidDel="00B91757">
          <w:delText>Production Data Service</w:delText>
        </w:r>
        <w:bookmarkEnd w:id="74"/>
      </w:del>
    </w:p>
    <w:p w14:paraId="4D25C7EC" w14:textId="39BD5279" w:rsidR="005D5F37" w:rsidDel="00B91757" w:rsidRDefault="005D5F37" w:rsidP="005D5F37">
      <w:pPr>
        <w:rPr>
          <w:del w:id="76" w:author="Department of Veterans Affairs vaipmacteam" w:date="2017-04-20T10:32:00Z"/>
        </w:rPr>
      </w:pPr>
      <w:del w:id="77" w:author="Department of Veterans Affairs vaipmacteam" w:date="2017-04-20T10:32:00Z">
        <w:r w:rsidDel="00B91757">
          <w:delText>The production Data Serv</w:delText>
        </w:r>
        <w:r w:rsidR="00EC4241" w:rsidDel="00B91757">
          <w:delText>ice environment provides fu</w:delText>
        </w:r>
        <w:r w:rsidDel="00B91757">
          <w:delText>n</w:delText>
        </w:r>
        <w:r w:rsidR="00EC4241" w:rsidDel="00B91757">
          <w:delText>c</w:delText>
        </w:r>
        <w:r w:rsidDel="00B91757">
          <w:delText>tionality to:</w:delText>
        </w:r>
      </w:del>
    </w:p>
    <w:p w14:paraId="08E0C52B" w14:textId="6D97DD41" w:rsidR="005D5F37" w:rsidRPr="005D5F37" w:rsidDel="00B91757" w:rsidRDefault="005D5F37" w:rsidP="005D5F37">
      <w:pPr>
        <w:pStyle w:val="ListParagraph"/>
        <w:numPr>
          <w:ilvl w:val="0"/>
          <w:numId w:val="5"/>
        </w:numPr>
        <w:rPr>
          <w:del w:id="78" w:author="Department of Veterans Affairs vaipmacteam" w:date="2017-04-20T10:32:00Z"/>
        </w:rPr>
      </w:pPr>
      <w:del w:id="79" w:author="Department of Veterans Affairs vaipmacteam" w:date="2017-04-20T10:32:00Z">
        <w:r w:rsidRPr="005D5F37" w:rsidDel="00B91757">
          <w:rPr>
            <w:b/>
          </w:rPr>
          <w:delText>Upload</w:delText>
        </w:r>
        <w:r w:rsidDel="00B91757">
          <w:delText xml:space="preserve"> the data consumed and rendered by the GIBCT in the form of .csv files.</w:delText>
        </w:r>
        <w:r w:rsidRPr="005D5F37" w:rsidDel="00B91757">
          <w:rPr>
            <w:b/>
          </w:rPr>
          <w:delText xml:space="preserve"> (note: the scope of this document does not include the specific data contained within each file nor the source of each subset of data. Please refer to the EDU project manager for the specific information related to each data set managed by the DS.)</w:delText>
        </w:r>
      </w:del>
    </w:p>
    <w:p w14:paraId="40B64544" w14:textId="4F4A6C5B" w:rsidR="005D5F37" w:rsidDel="00B91757" w:rsidRDefault="005A4723" w:rsidP="005D5F37">
      <w:pPr>
        <w:pStyle w:val="ListParagraph"/>
        <w:numPr>
          <w:ilvl w:val="0"/>
          <w:numId w:val="5"/>
        </w:numPr>
        <w:rPr>
          <w:del w:id="80" w:author="Department of Veterans Affairs vaipmacteam" w:date="2017-04-20T10:32:00Z"/>
        </w:rPr>
      </w:pPr>
      <w:del w:id="81" w:author="Department of Veterans Affairs vaipmacteam" w:date="2017-04-20T10:32:00Z">
        <w:r w:rsidRPr="005A4723" w:rsidDel="00B91757">
          <w:rPr>
            <w:b/>
          </w:rPr>
          <w:delText>Build</w:delText>
        </w:r>
        <w:r w:rsidDel="00B91757">
          <w:delText xml:space="preserve"> (or rebuild) the GIBCT data base.</w:delText>
        </w:r>
      </w:del>
    </w:p>
    <w:p w14:paraId="7E4D120C" w14:textId="32397C2F" w:rsidR="005A4723" w:rsidDel="00B91757" w:rsidRDefault="005A4723" w:rsidP="005D5F37">
      <w:pPr>
        <w:pStyle w:val="ListParagraph"/>
        <w:numPr>
          <w:ilvl w:val="0"/>
          <w:numId w:val="5"/>
        </w:numPr>
        <w:rPr>
          <w:del w:id="82" w:author="Department of Veterans Affairs vaipmacteam" w:date="2017-04-20T10:32:00Z"/>
        </w:rPr>
      </w:pPr>
      <w:del w:id="83" w:author="Department of Veterans Affairs vaipmacteam" w:date="2017-04-20T10:32:00Z">
        <w:r w:rsidDel="00B91757">
          <w:rPr>
            <w:b/>
          </w:rPr>
          <w:delText xml:space="preserve">Preview </w:delText>
        </w:r>
        <w:r w:rsidRPr="005A4723" w:rsidDel="00B91757">
          <w:delText>GIDS data changes in a non-public staging environment</w:delText>
        </w:r>
      </w:del>
    </w:p>
    <w:p w14:paraId="320394FB" w14:textId="15DFE2ED" w:rsidR="005A4723" w:rsidDel="00B91757" w:rsidRDefault="00E71492" w:rsidP="005D5F37">
      <w:pPr>
        <w:pStyle w:val="ListParagraph"/>
        <w:numPr>
          <w:ilvl w:val="0"/>
          <w:numId w:val="5"/>
        </w:numPr>
        <w:rPr>
          <w:del w:id="84" w:author="Department of Veterans Affairs vaipmacteam" w:date="2017-04-20T10:32:00Z"/>
        </w:rPr>
      </w:pPr>
      <w:del w:id="85" w:author="Department of Veterans Affairs vaipmacteam" w:date="2017-04-20T10:32:00Z">
        <w:r w:rsidDel="00B91757">
          <w:rPr>
            <w:b/>
          </w:rPr>
          <w:delText>Export</w:delText>
        </w:r>
        <w:r w:rsidDel="00B91757">
          <w:delText xml:space="preserve"> the preview data as a</w:delText>
        </w:r>
        <w:r w:rsidR="009B3E08" w:rsidDel="00B91757">
          <w:delText xml:space="preserve"> Csv,</w:delText>
        </w:r>
        <w:r w:rsidR="005A4723" w:rsidRPr="005A4723" w:rsidDel="00B91757">
          <w:delText xml:space="preserve"> flat-file version of the GIBCT data base.</w:delText>
        </w:r>
      </w:del>
    </w:p>
    <w:p w14:paraId="4AB679AD" w14:textId="693B6FA7" w:rsidR="005A4723" w:rsidDel="00B91757" w:rsidRDefault="005A4723" w:rsidP="005D5F37">
      <w:pPr>
        <w:pStyle w:val="ListParagraph"/>
        <w:numPr>
          <w:ilvl w:val="0"/>
          <w:numId w:val="5"/>
        </w:numPr>
        <w:rPr>
          <w:del w:id="86" w:author="Department of Veterans Affairs vaipmacteam" w:date="2017-04-20T10:32:00Z"/>
        </w:rPr>
      </w:pPr>
      <w:del w:id="87" w:author="Department of Veterans Affairs vaipmacteam" w:date="2017-04-20T10:32:00Z">
        <w:r w:rsidDel="00B91757">
          <w:rPr>
            <w:b/>
          </w:rPr>
          <w:delText>Download</w:delText>
        </w:r>
        <w:r w:rsidRPr="005A4723" w:rsidDel="00B91757">
          <w:delText xml:space="preserve"> the most current versions of each </w:delText>
        </w:r>
        <w:r w:rsidR="00712D2C" w:rsidDel="00B91757">
          <w:delText>source c</w:delText>
        </w:r>
        <w:r w:rsidRPr="005A4723" w:rsidDel="00B91757">
          <w:delText>sv file used to populate the GIBCT database.</w:delText>
        </w:r>
      </w:del>
    </w:p>
    <w:p w14:paraId="6268F307" w14:textId="674141F8" w:rsidR="005A4723" w:rsidDel="00B91757" w:rsidRDefault="005A4723" w:rsidP="005D5F37">
      <w:pPr>
        <w:pStyle w:val="ListParagraph"/>
        <w:numPr>
          <w:ilvl w:val="0"/>
          <w:numId w:val="5"/>
        </w:numPr>
        <w:rPr>
          <w:del w:id="88" w:author="Department of Veterans Affairs vaipmacteam" w:date="2017-04-20T10:32:00Z"/>
        </w:rPr>
      </w:pPr>
      <w:del w:id="89" w:author="Department of Veterans Affairs vaipmacteam" w:date="2017-04-20T10:32:00Z">
        <w:r w:rsidDel="00B91757">
          <w:rPr>
            <w:b/>
          </w:rPr>
          <w:delText xml:space="preserve">Review </w:delText>
        </w:r>
        <w:r w:rsidRPr="005A4723" w:rsidDel="00B91757">
          <w:delText>most recent upload dates for ea</w:delText>
        </w:r>
        <w:r w:rsidR="00712D2C" w:rsidDel="00B91757">
          <w:delText>ch source csv</w:delText>
        </w:r>
        <w:r w:rsidDel="00B91757">
          <w:delText xml:space="preserve"> file added to the GIDS.</w:delText>
        </w:r>
      </w:del>
    </w:p>
    <w:p w14:paraId="52E147FD" w14:textId="0CDBD8CF" w:rsidR="005A4723" w:rsidDel="00B91757" w:rsidRDefault="005A4723" w:rsidP="005D5F37">
      <w:pPr>
        <w:pStyle w:val="ListParagraph"/>
        <w:numPr>
          <w:ilvl w:val="0"/>
          <w:numId w:val="5"/>
        </w:numPr>
        <w:rPr>
          <w:del w:id="90" w:author="Department of Veterans Affairs vaipmacteam" w:date="2017-04-20T10:32:00Z"/>
        </w:rPr>
      </w:pPr>
      <w:del w:id="91" w:author="Department of Veterans Affairs vaipmacteam" w:date="2017-04-20T10:32:00Z">
        <w:r w:rsidDel="00B91757">
          <w:rPr>
            <w:b/>
          </w:rPr>
          <w:delText xml:space="preserve">Review </w:delText>
        </w:r>
        <w:r w:rsidRPr="005A4723" w:rsidDel="00B91757">
          <w:delText xml:space="preserve">a file upload history of all </w:delText>
        </w:r>
        <w:r w:rsidR="00AE00BC" w:rsidDel="00B91757">
          <w:delText xml:space="preserve">source csv </w:delText>
        </w:r>
        <w:r w:rsidRPr="005A4723" w:rsidDel="00B91757">
          <w:delText>files added to the GIDS repository.</w:delText>
        </w:r>
      </w:del>
    </w:p>
    <w:p w14:paraId="68D378F1" w14:textId="04E0805F" w:rsidR="00EC4241" w:rsidDel="00B91757" w:rsidRDefault="00EC4241" w:rsidP="005D5F37">
      <w:pPr>
        <w:pStyle w:val="ListParagraph"/>
        <w:numPr>
          <w:ilvl w:val="0"/>
          <w:numId w:val="5"/>
        </w:numPr>
        <w:rPr>
          <w:del w:id="92" w:author="Department of Veterans Affairs vaipmacteam" w:date="2017-04-20T10:32:00Z"/>
        </w:rPr>
      </w:pPr>
      <w:del w:id="93" w:author="Department of Veterans Affairs vaipmacteam" w:date="2017-04-20T10:32:00Z">
        <w:r w:rsidDel="00B91757">
          <w:rPr>
            <w:b/>
          </w:rPr>
          <w:delText>View</w:delText>
        </w:r>
        <w:r w:rsidDel="00B91757">
          <w:delText xml:space="preserve"> the version information for preview and production data.</w:delText>
        </w:r>
      </w:del>
    </w:p>
    <w:p w14:paraId="18EDE524" w14:textId="77777777" w:rsidR="00FD4107" w:rsidRDefault="00FD4107" w:rsidP="00FD4107">
      <w:pPr>
        <w:pStyle w:val="Title"/>
      </w:pPr>
    </w:p>
    <w:p w14:paraId="797C5C5C" w14:textId="7593B232" w:rsidR="00FD4107" w:rsidRDefault="00C61765" w:rsidP="00C61765">
      <w:pPr>
        <w:pStyle w:val="Heading1"/>
        <w:rPr>
          <w:ins w:id="94" w:author="Department of Veterans Affairs vaipmacteam" w:date="2017-04-20T10:27:00Z"/>
        </w:rPr>
      </w:pPr>
      <w:bookmarkStart w:id="95" w:name="_Toc329164658"/>
      <w:r>
        <w:t xml:space="preserve">Using </w:t>
      </w:r>
      <w:del w:id="96" w:author="Department of Veterans Affairs vaipmacteam" w:date="2017-04-20T10:04:00Z">
        <w:r w:rsidDel="00BE2A83">
          <w:delText xml:space="preserve">the </w:delText>
        </w:r>
      </w:del>
      <w:r>
        <w:t>GIDS</w:t>
      </w:r>
      <w:bookmarkEnd w:id="95"/>
    </w:p>
    <w:p w14:paraId="7F6B06DF" w14:textId="21E68E04" w:rsidR="00D51DA9" w:rsidRDefault="00D51DA9" w:rsidP="00D51DA9">
      <w:pPr>
        <w:rPr>
          <w:ins w:id="97" w:author="Department of Veterans Affairs vaipmacteam" w:date="2017-04-20T10:27:00Z"/>
        </w:rPr>
        <w:pPrChange w:id="98" w:author="Department of Veterans Affairs vaipmacteam" w:date="2017-04-20T10:27:00Z">
          <w:pPr>
            <w:pStyle w:val="Heading1"/>
          </w:pPr>
        </w:pPrChange>
      </w:pPr>
      <w:ins w:id="99" w:author="Department of Veterans Affairs vaipmacteam" w:date="2017-04-20T10:27:00Z">
        <w:r>
          <w:t>The typical workflow available in GIDS</w:t>
        </w:r>
      </w:ins>
      <w:ins w:id="100" w:author="Department of Veterans Affairs vaipmacteam" w:date="2017-04-20T10:28:00Z">
        <w:r w:rsidR="00B91757">
          <w:t xml:space="preserve"> </w:t>
        </w:r>
      </w:ins>
      <w:ins w:id="101" w:author="Department of Veterans Affairs vaipmacteam" w:date="2017-04-20T10:32:00Z">
        <w:r w:rsidR="00B91757">
          <w:t>is as follows</w:t>
        </w:r>
      </w:ins>
      <w:ins w:id="102" w:author="Department of Veterans Affairs vaipmacteam" w:date="2017-04-20T10:27:00Z">
        <w:r>
          <w:t>:</w:t>
        </w:r>
      </w:ins>
    </w:p>
    <w:p w14:paraId="39F73BD9" w14:textId="388DA05F" w:rsidR="00B91757" w:rsidRPr="00B91757" w:rsidRDefault="00B91757" w:rsidP="00B91757">
      <w:pPr>
        <w:pStyle w:val="ListParagraph"/>
        <w:numPr>
          <w:ilvl w:val="0"/>
          <w:numId w:val="19"/>
        </w:numPr>
        <w:rPr>
          <w:ins w:id="103" w:author="Department of Veterans Affairs vaipmacteam" w:date="2017-04-20T10:28:00Z"/>
          <w:rPrChange w:id="104" w:author="Department of Veterans Affairs vaipmacteam" w:date="2017-04-20T10:28:00Z">
            <w:rPr>
              <w:ins w:id="105" w:author="Department of Veterans Affairs vaipmacteam" w:date="2017-04-20T10:28:00Z"/>
              <w:b/>
            </w:rPr>
          </w:rPrChange>
        </w:rPr>
      </w:pPr>
      <w:ins w:id="106" w:author="Department of Veterans Affairs vaipmacteam" w:date="2017-04-20T10:28:00Z">
        <w:r>
          <w:rPr>
            <w:b/>
          </w:rPr>
          <w:t>Upload one or more new source CSVs.</w:t>
        </w:r>
      </w:ins>
    </w:p>
    <w:p w14:paraId="734EFEB0" w14:textId="4E68794D" w:rsidR="00B91757" w:rsidRPr="00B91757" w:rsidRDefault="00B91757" w:rsidP="00B91757">
      <w:pPr>
        <w:pStyle w:val="ListParagraph"/>
        <w:numPr>
          <w:ilvl w:val="0"/>
          <w:numId w:val="19"/>
        </w:numPr>
        <w:rPr>
          <w:ins w:id="107" w:author="Department of Veterans Affairs vaipmacteam" w:date="2017-04-20T10:28:00Z"/>
          <w:rPrChange w:id="108" w:author="Department of Veterans Affairs vaipmacteam" w:date="2017-04-20T10:29:00Z">
            <w:rPr>
              <w:ins w:id="109" w:author="Department of Veterans Affairs vaipmacteam" w:date="2017-04-20T10:28:00Z"/>
              <w:b/>
            </w:rPr>
          </w:rPrChange>
        </w:rPr>
      </w:pPr>
      <w:ins w:id="110" w:author="Department of Veterans Affairs vaipmacteam" w:date="2017-04-20T10:28:00Z">
        <w:r>
          <w:rPr>
            <w:b/>
          </w:rPr>
          <w:t>Process the new CSVs into institution data by generating a new preview version.</w:t>
        </w:r>
      </w:ins>
    </w:p>
    <w:p w14:paraId="2C4E2EDC" w14:textId="6C466796" w:rsidR="00B91757" w:rsidRPr="00B91757" w:rsidRDefault="00B91757" w:rsidP="00B91757">
      <w:pPr>
        <w:pStyle w:val="ListParagraph"/>
        <w:numPr>
          <w:ilvl w:val="0"/>
          <w:numId w:val="19"/>
        </w:numPr>
        <w:rPr>
          <w:ins w:id="111" w:author="Department of Veterans Affairs vaipmacteam" w:date="2017-04-20T10:30:00Z"/>
          <w:rPrChange w:id="112" w:author="Department of Veterans Affairs vaipmacteam" w:date="2017-04-20T10:30:00Z">
            <w:rPr>
              <w:ins w:id="113" w:author="Department of Veterans Affairs vaipmacteam" w:date="2017-04-20T10:30:00Z"/>
              <w:b/>
            </w:rPr>
          </w:rPrChange>
        </w:rPr>
      </w:pPr>
      <w:ins w:id="114" w:author="Department of Veterans Affairs vaipmacteam" w:date="2017-04-20T10:29:00Z">
        <w:r>
          <w:rPr>
            <w:b/>
          </w:rPr>
          <w:t>Validate correctness of the preview version data by looking at GIBCT in preview mode</w:t>
        </w:r>
      </w:ins>
      <w:ins w:id="115" w:author="Department of Veterans Affairs vaipmacteam" w:date="2017-04-20T10:30:00Z">
        <w:r>
          <w:rPr>
            <w:b/>
          </w:rPr>
          <w:t>.</w:t>
        </w:r>
      </w:ins>
    </w:p>
    <w:p w14:paraId="54E83BAE" w14:textId="10171F3F" w:rsidR="00B91757" w:rsidRPr="00B91757" w:rsidRDefault="00B91757" w:rsidP="00B91757">
      <w:pPr>
        <w:pStyle w:val="ListParagraph"/>
        <w:numPr>
          <w:ilvl w:val="0"/>
          <w:numId w:val="19"/>
        </w:numPr>
        <w:rPr>
          <w:ins w:id="116" w:author="Department of Veterans Affairs vaipmacteam" w:date="2017-04-20T10:30:00Z"/>
          <w:rPrChange w:id="117" w:author="Department of Veterans Affairs vaipmacteam" w:date="2017-04-20T10:30:00Z">
            <w:rPr>
              <w:ins w:id="118" w:author="Department of Veterans Affairs vaipmacteam" w:date="2017-04-20T10:30:00Z"/>
              <w:b/>
            </w:rPr>
          </w:rPrChange>
        </w:rPr>
      </w:pPr>
      <w:ins w:id="119" w:author="Department of Veterans Affairs vaipmacteam" w:date="2017-04-20T10:30:00Z">
        <w:r>
          <w:rPr>
            <w:b/>
          </w:rPr>
          <w:t>Once validated, publish a new production version to make new data publicly visible in GIBCT.</w:t>
        </w:r>
      </w:ins>
    </w:p>
    <w:p w14:paraId="6400DC7A" w14:textId="350BC3A2" w:rsidR="00B91757" w:rsidRPr="00B91757" w:rsidRDefault="00B91757" w:rsidP="00B91757">
      <w:pPr>
        <w:pStyle w:val="ListParagraph"/>
        <w:numPr>
          <w:ilvl w:val="0"/>
          <w:numId w:val="19"/>
        </w:numPr>
        <w:rPr>
          <w:ins w:id="120" w:author="Department of Veterans Affairs vaipmacteam" w:date="2017-04-20T10:30:00Z"/>
          <w:rPrChange w:id="121" w:author="Department of Veterans Affairs vaipmacteam" w:date="2017-04-20T10:30:00Z">
            <w:rPr>
              <w:ins w:id="122" w:author="Department of Veterans Affairs vaipmacteam" w:date="2017-04-20T10:30:00Z"/>
              <w:b/>
            </w:rPr>
          </w:rPrChange>
        </w:rPr>
      </w:pPr>
      <w:ins w:id="123" w:author="Department of Veterans Affairs vaipmacteam" w:date="2017-04-20T10:30:00Z">
        <w:r>
          <w:rPr>
            <w:b/>
          </w:rPr>
          <w:t>(Optional) Export</w:t>
        </w:r>
      </w:ins>
      <w:ins w:id="124" w:author="Department of Veterans Affairs vaipmacteam" w:date="2017-04-20T10:31:00Z">
        <w:r>
          <w:rPr>
            <w:b/>
          </w:rPr>
          <w:t xml:space="preserve"> the complete</w:t>
        </w:r>
      </w:ins>
      <w:ins w:id="125" w:author="Department of Veterans Affairs vaipmacteam" w:date="2017-04-20T10:30:00Z">
        <w:r>
          <w:rPr>
            <w:b/>
          </w:rPr>
          <w:t xml:space="preserve"> institution data as a .csv for reporting or analysis purposes.</w:t>
        </w:r>
      </w:ins>
    </w:p>
    <w:p w14:paraId="62166F14" w14:textId="22B92D4E" w:rsidR="00B91757" w:rsidRPr="00B91757" w:rsidRDefault="00B91757" w:rsidP="00B91757">
      <w:pPr>
        <w:pStyle w:val="ListParagraph"/>
        <w:numPr>
          <w:ilvl w:val="0"/>
          <w:numId w:val="19"/>
        </w:numPr>
        <w:rPr>
          <w:ins w:id="126" w:author="Department of Veterans Affairs vaipmacteam" w:date="2017-04-20T10:30:00Z"/>
          <w:rPrChange w:id="127" w:author="Department of Veterans Affairs vaipmacteam" w:date="2017-04-20T10:31:00Z">
            <w:rPr>
              <w:ins w:id="128" w:author="Department of Veterans Affairs vaipmacteam" w:date="2017-04-20T10:30:00Z"/>
              <w:b/>
            </w:rPr>
          </w:rPrChange>
        </w:rPr>
      </w:pPr>
      <w:ins w:id="129" w:author="Department of Veterans Affairs vaipmacteam" w:date="2017-04-20T10:30:00Z">
        <w:r>
          <w:rPr>
            <w:b/>
          </w:rPr>
          <w:t>(Optional) Download one or more previously-uploaded source CSVs.</w:t>
        </w:r>
      </w:ins>
    </w:p>
    <w:p w14:paraId="3172F8A2" w14:textId="1F5CDD78" w:rsidR="00B91757" w:rsidRDefault="00B91757" w:rsidP="00B91757">
      <w:pPr>
        <w:pStyle w:val="ListParagraph"/>
        <w:numPr>
          <w:ilvl w:val="0"/>
          <w:numId w:val="19"/>
        </w:numPr>
        <w:rPr>
          <w:ins w:id="130" w:author="Department of Veterans Affairs vaipmacteam" w:date="2017-04-20T10:28:00Z"/>
        </w:rPr>
      </w:pPr>
      <w:ins w:id="131" w:author="Department of Veterans Affairs vaipmacteam" w:date="2017-04-20T10:31:00Z">
        <w:r>
          <w:t>(Optional) View the complete history of previous upload operations.</w:t>
        </w:r>
      </w:ins>
    </w:p>
    <w:p w14:paraId="5CBFC8E0" w14:textId="77777777" w:rsidR="00B91757" w:rsidRDefault="00B91757" w:rsidP="00B91757">
      <w:pPr>
        <w:pStyle w:val="ListParagraph"/>
        <w:numPr>
          <w:ilvl w:val="0"/>
          <w:numId w:val="19"/>
        </w:numPr>
        <w:rPr>
          <w:ins w:id="132" w:author="Department of Veterans Affairs vaipmacteam" w:date="2017-04-20T10:28:00Z"/>
        </w:rPr>
      </w:pPr>
      <w:ins w:id="133" w:author="Department of Veterans Affairs vaipmacteam" w:date="2017-04-20T10:28:00Z">
        <w:r>
          <w:rPr>
            <w:b/>
          </w:rPr>
          <w:t xml:space="preserve">Preview </w:t>
        </w:r>
        <w:r w:rsidRPr="005A4723">
          <w:t>GIDS data changes in a non-public staging environment</w:t>
        </w:r>
      </w:ins>
    </w:p>
    <w:p w14:paraId="47F3A5E0" w14:textId="77777777" w:rsidR="00D51DA9" w:rsidRPr="00D51DA9" w:rsidRDefault="00D51DA9" w:rsidP="00D51DA9">
      <w:pPr>
        <w:pPrChange w:id="134" w:author="Department of Veterans Affairs vaipmacteam" w:date="2017-04-20T10:27:00Z">
          <w:pPr>
            <w:pStyle w:val="Heading1"/>
          </w:pPr>
        </w:pPrChange>
      </w:pPr>
    </w:p>
    <w:p w14:paraId="3AFB49DA" w14:textId="65D3542D" w:rsidR="00250A43" w:rsidRDefault="00C61765" w:rsidP="00C61765">
      <w:r w:rsidRPr="00250A43">
        <w:rPr>
          <w:rStyle w:val="Heading2Char"/>
        </w:rPr>
        <w:t>IMPORTANT</w:t>
      </w:r>
      <w:r w:rsidR="001806B2" w:rsidRPr="00250A43">
        <w:rPr>
          <w:rStyle w:val="Heading2Char"/>
        </w:rPr>
        <w:t>!</w:t>
      </w:r>
    </w:p>
    <w:p w14:paraId="77F5251B" w14:textId="55AAFC45" w:rsidR="00C61765" w:rsidDel="00B91757" w:rsidRDefault="00C61765" w:rsidP="00250A43">
      <w:pPr>
        <w:rPr>
          <w:del w:id="135" w:author="Department of Veterans Affairs vaipmacteam" w:date="2017-04-20T10:36:00Z"/>
          <w:rFonts w:ascii="Avenir Roman" w:hAnsi="Avenir Roman"/>
          <w:b/>
          <w:color w:val="474C6A"/>
          <w:sz w:val="40"/>
          <w:szCs w:val="40"/>
        </w:rPr>
      </w:pPr>
      <w:r>
        <w:t xml:space="preserve">CSV files </w:t>
      </w:r>
      <w:del w:id="136" w:author="Department of Veterans Affairs vaipmacteam" w:date="2017-04-20T10:33:00Z">
        <w:r w:rsidDel="00B91757">
          <w:delText xml:space="preserve">added </w:delText>
        </w:r>
      </w:del>
      <w:ins w:id="137" w:author="Department of Veterans Affairs vaipmacteam" w:date="2017-04-20T10:33:00Z">
        <w:r w:rsidR="00B91757">
          <w:t xml:space="preserve">uploaded </w:t>
        </w:r>
      </w:ins>
      <w:r>
        <w:t xml:space="preserve">to </w:t>
      </w:r>
      <w:del w:id="138" w:author="Department of Veterans Affairs vaipmacteam" w:date="2017-04-20T10:33:00Z">
        <w:r w:rsidDel="00B91757">
          <w:delText xml:space="preserve">the </w:delText>
        </w:r>
      </w:del>
      <w:r>
        <w:t xml:space="preserve">GIDS MUST be in a </w:t>
      </w:r>
      <w:del w:id="139" w:author="Department of Veterans Affairs vaipmacteam" w:date="2017-04-20T10:33:00Z">
        <w:r w:rsidDel="00B91757">
          <w:delText xml:space="preserve">very </w:delText>
        </w:r>
      </w:del>
      <w:r>
        <w:t>specific</w:t>
      </w:r>
      <w:ins w:id="140" w:author="Department of Veterans Affairs vaipmacteam" w:date="2017-04-20T10:33:00Z">
        <w:r w:rsidR="00B91757">
          <w:t>, agreed-upon</w:t>
        </w:r>
      </w:ins>
      <w:r>
        <w:t xml:space="preserve"> format. This format has been established based on the formatting of the CSV files aggregated into the </w:t>
      </w:r>
      <w:r w:rsidR="00E465E5">
        <w:t xml:space="preserve">legacy Access data base as of </w:t>
      </w:r>
      <w:r w:rsidR="00B6547B">
        <w:t>April 2017</w:t>
      </w:r>
      <w:r w:rsidR="00E465E5">
        <w:t>. It is likely that</w:t>
      </w:r>
      <w:del w:id="141" w:author="Department of Veterans Affairs vaipmacteam" w:date="2017-04-20T10:34:00Z">
        <w:r w:rsidR="00E465E5" w:rsidDel="00B91757">
          <w:delText>,</w:delText>
        </w:r>
      </w:del>
      <w:r w:rsidR="00E465E5">
        <w:t xml:space="preserve"> over time, the source CSV files will be altered by the originators of each data set. </w:t>
      </w:r>
      <w:r w:rsidR="001806B2">
        <w:t xml:space="preserve">In </w:t>
      </w:r>
      <w:ins w:id="142" w:author="Department of Veterans Affairs vaipmacteam" w:date="2017-04-20T10:34:00Z">
        <w:r w:rsidR="00B91757">
          <w:t xml:space="preserve">some cases it may be necessary to manually edit source CSVs to make them compatible with GIDS, until such time as </w:t>
        </w:r>
      </w:ins>
      <w:ins w:id="143" w:author="Department of Veterans Affairs vaipmacteam" w:date="2017-04-20T10:35:00Z">
        <w:r w:rsidR="00B91757">
          <w:t>the tool’s</w:t>
        </w:r>
      </w:ins>
      <w:ins w:id="144" w:author="Department of Veterans Affairs vaipmacteam" w:date="2017-04-20T10:34:00Z">
        <w:r w:rsidR="00B91757">
          <w:t xml:space="preserve"> implementation can be updated </w:t>
        </w:r>
      </w:ins>
      <w:ins w:id="145" w:author="Department of Veterans Affairs vaipmacteam" w:date="2017-04-20T10:35:00Z">
        <w:r w:rsidR="00B91757">
          <w:t>to accommodate a new format.</w:t>
        </w:r>
      </w:ins>
      <w:del w:id="146" w:author="Department of Veterans Affairs vaipmacteam" w:date="2017-04-20T10:35:00Z">
        <w:r w:rsidR="001806B2" w:rsidDel="00B91757">
          <w:delText>order for the GIDS to function properly, alterations to the source CSV files will need to be made manually to enable these files to be ingested by the GIDS.</w:delText>
        </w:r>
      </w:del>
      <w:r w:rsidR="001806B2">
        <w:t xml:space="preserve"> </w:t>
      </w:r>
    </w:p>
    <w:p w14:paraId="1B9CB437" w14:textId="77777777" w:rsidR="00B91757" w:rsidRPr="00C61765" w:rsidRDefault="00B91757" w:rsidP="00C61765">
      <w:pPr>
        <w:rPr>
          <w:ins w:id="147" w:author="Department of Veterans Affairs vaipmacteam" w:date="2017-04-20T10:36:00Z"/>
        </w:rPr>
      </w:pP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148" w:name="_Toc329164659"/>
      <w:r>
        <w:t>Application Interface</w:t>
      </w:r>
      <w:bookmarkEnd w:id="148"/>
    </w:p>
    <w:p w14:paraId="4297749F" w14:textId="4761C1DE" w:rsidR="00D708CD" w:rsidRDefault="00D708CD" w:rsidP="00D708CD">
      <w:pPr>
        <w:pStyle w:val="Heading3"/>
      </w:pPr>
      <w:bookmarkStart w:id="149" w:name="_Toc329164660"/>
      <w:r>
        <w:t>Dashboard</w:t>
      </w:r>
      <w:bookmarkEnd w:id="149"/>
    </w:p>
    <w:p w14:paraId="5440224C" w14:textId="747CE665" w:rsidR="00D708CD" w:rsidRDefault="00D708CD" w:rsidP="00D708CD">
      <w:r>
        <w:t xml:space="preserve">The </w:t>
      </w:r>
      <w:ins w:id="150" w:author="Department of Veterans Affairs vaipmacteam" w:date="2017-04-20T10:39:00Z">
        <w:r w:rsidR="00B93C8B">
          <w:t>d</w:t>
        </w:r>
      </w:ins>
      <w:del w:id="151" w:author="Department of Veterans Affairs vaipmacteam" w:date="2017-04-20T10:39:00Z">
        <w:r w:rsidDel="00B93C8B">
          <w:delText>D</w:delText>
        </w:r>
      </w:del>
      <w:r>
        <w:t xml:space="preserve">ashboard </w:t>
      </w:r>
      <w:ins w:id="152" w:author="Department of Veterans Affairs vaipmacteam" w:date="2017-04-20T10:39:00Z">
        <w:r w:rsidR="00B93C8B">
          <w:t>screen provides an overview of the current preview and production data</w:t>
        </w:r>
      </w:ins>
      <w:ins w:id="153" w:author="Department of Veterans Affairs vaipmacteam" w:date="2017-04-20T10:41:00Z">
        <w:r w:rsidR="00B93C8B">
          <w:t>,</w:t>
        </w:r>
      </w:ins>
      <w:ins w:id="154" w:author="Department of Veterans Affairs vaipmacteam" w:date="2017-04-20T10:39:00Z">
        <w:r w:rsidR="00B93C8B">
          <w:t xml:space="preserve"> and the </w:t>
        </w:r>
      </w:ins>
      <w:ins w:id="155" w:author="Department of Veterans Affairs vaipmacteam" w:date="2017-04-20T10:42:00Z">
        <w:r w:rsidR="00B93C8B">
          <w:t>most recent</w:t>
        </w:r>
      </w:ins>
      <w:ins w:id="156" w:author="Department of Veterans Affairs vaipmacteam" w:date="2017-04-20T10:39:00Z">
        <w:r w:rsidR="00B93C8B">
          <w:t xml:space="preserve"> source CSVs</w:t>
        </w:r>
      </w:ins>
      <w:ins w:id="157" w:author="Department of Veterans Affairs vaipmacteam" w:date="2017-04-20T10:42:00Z">
        <w:r w:rsidR="00B93C8B">
          <w:t xml:space="preserve"> of each type</w:t>
        </w:r>
      </w:ins>
      <w:ins w:id="158" w:author="Department of Veterans Affairs vaipmacteam" w:date="2017-04-20T10:39:00Z">
        <w:r w:rsidR="00B93C8B">
          <w:t xml:space="preserve">. It also provides the ability to perform the most common workflow operations. </w:t>
        </w:r>
      </w:ins>
      <w:del w:id="159" w:author="Department of Veterans Affairs vaipmacteam" w:date="2017-04-20T10:43:00Z">
        <w:r w:rsidDel="00B93C8B">
          <w:delText xml:space="preserve">renders a list of the most current CSV files that comprise the data within the GIBCT data base. The Dashboard is primary user interface through which all user based interactions will occur. </w:delText>
        </w:r>
        <w:r w:rsidR="00F04C6A" w:rsidDel="00B93C8B">
          <w:delText xml:space="preserve"> </w:delText>
        </w:r>
      </w:del>
      <w:r w:rsidR="00F04C6A">
        <w:t>There are three main sections.</w:t>
      </w:r>
    </w:p>
    <w:p w14:paraId="10724329" w14:textId="51DD3BF6" w:rsidR="00421F8F" w:rsidRDefault="00F04C6A" w:rsidP="00F04C6A">
      <w:pPr>
        <w:pStyle w:val="ListParagraph"/>
        <w:numPr>
          <w:ilvl w:val="0"/>
          <w:numId w:val="15"/>
        </w:numPr>
      </w:pPr>
      <w:r w:rsidRPr="00F04C6A">
        <w:rPr>
          <w:b/>
        </w:rPr>
        <w:t>Latest Production</w:t>
      </w:r>
      <w:r>
        <w:t xml:space="preserve">: </w:t>
      </w:r>
      <w:del w:id="160" w:author="Department of Veterans Affairs vaipmacteam" w:date="2017-04-20T10:43:00Z">
        <w:r w:rsidR="00421F8F" w:rsidDel="00B93C8B">
          <w:delText>This area contains</w:delText>
        </w:r>
      </w:del>
      <w:ins w:id="161" w:author="Department of Veterans Affairs vaipmacteam" w:date="2017-04-20T10:43:00Z">
        <w:r w:rsidR="00B93C8B">
          <w:t>Displays</w:t>
        </w:r>
      </w:ins>
      <w:ins w:id="162" w:author="Department of Veterans Affairs vaipmacteam" w:date="2017-04-20T10:44:00Z">
        <w:r w:rsidR="00B93C8B">
          <w:t xml:space="preserve"> a summary of the current production (publicly viewable) institution data. The summary includes </w:t>
        </w:r>
      </w:ins>
      <w:del w:id="163" w:author="Department of Veterans Affairs vaipmacteam" w:date="2017-04-20T10:44:00Z">
        <w:r w:rsidR="00421F8F" w:rsidDel="00B93C8B">
          <w:delText xml:space="preserve"> </w:delText>
        </w:r>
      </w:del>
      <w:r w:rsidR="00421F8F">
        <w:t>the version number (</w:t>
      </w:r>
      <w:r w:rsidR="00421F8F">
        <w:rPr>
          <w:b/>
        </w:rPr>
        <w:t>Version ID</w:t>
      </w:r>
      <w:r w:rsidR="00421F8F">
        <w:t>), an internal identifier (</w:t>
      </w:r>
      <w:r w:rsidR="00421F8F">
        <w:rPr>
          <w:b/>
        </w:rPr>
        <w:t>Version-UUID</w:t>
      </w:r>
      <w:r w:rsidR="00421F8F">
        <w:t xml:space="preserve">), the user that published this </w:t>
      </w:r>
      <w:del w:id="164" w:author="Department of Veterans Affairs vaipmacteam" w:date="2017-04-20T10:45:00Z">
        <w:r w:rsidR="00421F8F" w:rsidDel="00B93C8B">
          <w:delText xml:space="preserve">data into production </w:delText>
        </w:r>
      </w:del>
      <w:ins w:id="165" w:author="Department of Veterans Affairs vaipmacteam" w:date="2017-04-20T10:45:00Z">
        <w:r w:rsidR="00B93C8B">
          <w:t xml:space="preserve">version </w:t>
        </w:r>
      </w:ins>
      <w:r w:rsidR="00421F8F">
        <w:t>(</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3311688E" w:rsidR="00F04C6A" w:rsidRDefault="00421F8F" w:rsidP="00F04C6A">
      <w:pPr>
        <w:pStyle w:val="ListParagraph"/>
        <w:numPr>
          <w:ilvl w:val="0"/>
          <w:numId w:val="15"/>
        </w:numPr>
      </w:pPr>
      <w:r>
        <w:rPr>
          <w:b/>
        </w:rPr>
        <w:t>Latest Preview</w:t>
      </w:r>
      <w:r>
        <w:t xml:space="preserve">: </w:t>
      </w:r>
      <w:ins w:id="166" w:author="Department of Veterans Affairs vaipmacteam" w:date="2017-04-20T10:45:00Z">
        <w:r w:rsidR="00B93C8B">
          <w:t xml:space="preserve">Displays a summary of the most recent preview institution data. </w:t>
        </w:r>
      </w:ins>
      <w:del w:id="167" w:author="Department of Veterans Affairs vaipmacteam" w:date="2017-04-20T10:45:00Z">
        <w:r w:rsidDel="00B93C8B">
          <w:delText>This area contains</w:delText>
        </w:r>
      </w:del>
      <w:ins w:id="168" w:author="Department of Veterans Affairs vaipmacteam" w:date="2017-04-20T10:45:00Z">
        <w:r w:rsidR="00B93C8B">
          <w:t>The summary includes</w:t>
        </w:r>
      </w:ins>
      <w:r>
        <w:t xml:space="preserve"> the version number (</w:t>
      </w:r>
      <w:r>
        <w:rPr>
          <w:b/>
        </w:rPr>
        <w:t>Version ID</w:t>
      </w:r>
      <w:r>
        <w:t>), an internal identifier (</w:t>
      </w:r>
      <w:r>
        <w:rPr>
          <w:b/>
        </w:rPr>
        <w:t>Version-UUID</w:t>
      </w:r>
      <w:r>
        <w:t xml:space="preserve">), the user that </w:t>
      </w:r>
      <w:del w:id="169" w:author="Department of Veterans Affairs vaipmacteam" w:date="2017-04-20T10:46:00Z">
        <w:r w:rsidDel="00B93C8B">
          <w:delText xml:space="preserve">published this data into production </w:delText>
        </w:r>
      </w:del>
      <w:ins w:id="170" w:author="Department of Veterans Affairs vaipmacteam" w:date="2017-04-20T10:46:00Z">
        <w:r w:rsidR="00B93C8B">
          <w:t xml:space="preserve">generated this preview version </w:t>
        </w:r>
      </w:ins>
      <w:r>
        <w:t>(</w:t>
      </w:r>
      <w:r w:rsidR="001F645D">
        <w:rPr>
          <w:b/>
        </w:rPr>
        <w:t>Created</w:t>
      </w:r>
      <w:r>
        <w:rPr>
          <w:b/>
        </w:rPr>
        <w:t xml:space="preserve"> By</w:t>
      </w:r>
      <w:r>
        <w:t xml:space="preserve">), the date the data was </w:t>
      </w:r>
      <w:ins w:id="171" w:author="Department of Veterans Affairs vaipmacteam" w:date="2017-04-20T10:46:00Z">
        <w:r w:rsidR="00B93C8B">
          <w:t xml:space="preserve">assembled </w:t>
        </w:r>
      </w:ins>
      <w:del w:id="172" w:author="Department of Veterans Affairs vaipmacteam" w:date="2017-04-20T10:46:00Z">
        <w:r w:rsidDel="00B93C8B">
          <w:delText xml:space="preserve">published </w:delText>
        </w:r>
      </w:del>
      <w:r>
        <w:t>(</w:t>
      </w:r>
      <w:r w:rsidR="001F645D">
        <w:rPr>
          <w:b/>
        </w:rPr>
        <w:t>Created</w:t>
      </w:r>
      <w:r>
        <w:rPr>
          <w:b/>
        </w:rPr>
        <w:t xml:space="preserve"> Date</w:t>
      </w:r>
      <w:r>
        <w:t>), and actions that can be performed on the preview data.</w:t>
      </w:r>
    </w:p>
    <w:p w14:paraId="428A8570" w14:textId="3D3DC7E7"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w:t>
      </w:r>
      <w:del w:id="173" w:author="Department of Veterans Affairs vaipmacteam" w:date="2017-04-20T10:46:00Z">
        <w:r w:rsidDel="00B93C8B">
          <w:delText xml:space="preserve">permissible </w:delText>
        </w:r>
      </w:del>
      <w:ins w:id="174" w:author="Department of Veterans Affairs vaipmacteam" w:date="2017-04-20T10:46:00Z">
        <w:r w:rsidR="00B93C8B">
          <w:t xml:space="preserve">type of  </w:t>
        </w:r>
      </w:ins>
      <w:r>
        <w:t xml:space="preserve">source </w:t>
      </w:r>
      <w:del w:id="175" w:author="Department of Veterans Affairs vaipmacteam" w:date="2017-04-20T10:46:00Z">
        <w:r w:rsidDel="00B93C8B">
          <w:delText>csv</w:delText>
        </w:r>
      </w:del>
      <w:ins w:id="176" w:author="Department of Veterans Affairs vaipmacteam" w:date="2017-04-20T10:46:00Z">
        <w:r w:rsidR="00B93C8B">
          <w:t>CSV</w:t>
        </w:r>
      </w:ins>
      <w:r>
        <w:t xml:space="preserve">. There is one row for each </w:t>
      </w:r>
      <w:ins w:id="177" w:author="Department of Veterans Affairs vaipmacteam" w:date="2017-04-20T10:46:00Z">
        <w:r w:rsidR="00B93C8B">
          <w:t xml:space="preserve">CSV </w:t>
        </w:r>
      </w:ins>
      <w:r>
        <w:t>type (Weam, Crosswalk, etc.)</w:t>
      </w:r>
      <w:del w:id="178" w:author="Department of Veterans Affairs vaipmacteam" w:date="2017-04-20T10:46:00Z">
        <w:r w:rsidDel="00B93C8B">
          <w:delText xml:space="preserve"> of source csv</w:delText>
        </w:r>
      </w:del>
      <w:r>
        <w:t>,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xml:space="preserve">), and actions that can be performed for the </w:t>
      </w:r>
      <w:ins w:id="179" w:author="Department of Veterans Affairs vaipmacteam" w:date="2017-04-20T10:47:00Z">
        <w:r w:rsidR="00B93C8B">
          <w:t>source CSV</w:t>
        </w:r>
      </w:ins>
      <w:del w:id="180" w:author="Department of Veterans Affairs vaipmacteam" w:date="2017-04-20T10:47:00Z">
        <w:r w:rsidDel="00B93C8B">
          <w:delText>csv type</w:delText>
        </w:r>
      </w:del>
      <w:r>
        <w:t>.</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5FDF1EEF" w14:textId="4C0BDDA9" w:rsidR="009B48D1" w:rsidDel="002A2FA0" w:rsidRDefault="009B48D1" w:rsidP="009B48D1">
      <w:pPr>
        <w:rPr>
          <w:del w:id="181" w:author="Department of Veterans Affairs vaipmacteam" w:date="2017-04-20T10:58:00Z"/>
        </w:rPr>
      </w:pPr>
      <w:del w:id="182" w:author="Department of Veterans Affairs vaipmacteam" w:date="2017-04-20T10:58:00Z">
        <w:r w:rsidDel="002A2FA0">
          <w:delText>The actions that are associated with preview and production data may at times be disabled. This is normal occurrence that is governed by the state of the database.</w:delText>
        </w:r>
      </w:del>
    </w:p>
    <w:p w14:paraId="40096327" w14:textId="77777777" w:rsidR="00F04C6A" w:rsidRDefault="00F04C6A" w:rsidP="00D708CD">
      <w:pPr>
        <w:pStyle w:val="Heading3"/>
      </w:pPr>
      <w:bookmarkStart w:id="183" w:name="_Toc329164661"/>
    </w:p>
    <w:bookmarkEnd w:id="183"/>
    <w:p w14:paraId="4A7C8C3C" w14:textId="6F576D47" w:rsidR="00D708CD" w:rsidRDefault="00EE6492" w:rsidP="00D708CD">
      <w:pPr>
        <w:pStyle w:val="Heading3"/>
      </w:pPr>
      <w:r>
        <w:t>Actions</w:t>
      </w:r>
    </w:p>
    <w:p w14:paraId="78AD807D" w14:textId="56460758"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del w:id="184" w:author="Department of Veterans Affairs vaipmacteam" w:date="2017-04-20T10:48:00Z">
        <w:r w:rsidR="00561323" w:rsidDel="002A2FA0">
          <w:rPr>
            <w:rStyle w:val="IntenseEmphasis"/>
          </w:rPr>
          <w:delText xml:space="preserve"> Section</w:delText>
        </w:r>
      </w:del>
    </w:p>
    <w:p w14:paraId="01F3C02B" w14:textId="09FC90B9" w:rsidR="00561323" w:rsidRPr="00561323" w:rsidRDefault="00561323" w:rsidP="00D708CD">
      <w:pPr>
        <w:rPr>
          <w:rStyle w:val="IntenseEmphasis"/>
          <w:b w:val="0"/>
          <w:color w:val="6580AF" w:themeColor="text1" w:themeTint="A6"/>
        </w:rPr>
      </w:pPr>
      <w:r>
        <w:t xml:space="preserve">The following actions are </w:t>
      </w:r>
      <w:del w:id="185" w:author="Department of Veterans Affairs vaipmacteam" w:date="2017-04-20T11:05:00Z">
        <w:r w:rsidDel="000B295E">
          <w:delText xml:space="preserve">provided </w:delText>
        </w:r>
      </w:del>
      <w:ins w:id="186" w:author="Department of Veterans Affairs vaipmacteam" w:date="2017-04-20T11:05:00Z">
        <w:r w:rsidR="000B295E">
          <w:t xml:space="preserve">available </w:t>
        </w:r>
      </w:ins>
      <w:r>
        <w:t xml:space="preserve">for the </w:t>
      </w:r>
      <w:ins w:id="187" w:author="Department of Veterans Affairs vaipmacteam" w:date="2017-04-20T10:48:00Z">
        <w:r w:rsidR="002A2FA0">
          <w:t xml:space="preserve">current </w:t>
        </w:r>
      </w:ins>
      <w:del w:id="188" w:author="Department of Veterans Affairs vaipmacteam" w:date="2017-04-20T10:48:00Z">
        <w:r w:rsidDel="002A2FA0">
          <w:delText xml:space="preserve">preview </w:delText>
        </w:r>
      </w:del>
      <w:ins w:id="189" w:author="Department of Veterans Affairs vaipmacteam" w:date="2017-04-20T10:48:00Z">
        <w:r w:rsidR="002A2FA0">
          <w:t xml:space="preserve">production </w:t>
        </w:r>
      </w:ins>
      <w:r>
        <w:t>version</w:t>
      </w:r>
      <w:del w:id="190" w:author="Department of Veterans Affairs vaipmacteam" w:date="2017-04-20T10:48:00Z">
        <w:r w:rsidDel="002A2FA0">
          <w:delText xml:space="preserve"> of the data</w:delText>
        </w:r>
      </w:del>
      <w:r>
        <w:t>:</w:t>
      </w:r>
    </w:p>
    <w:p w14:paraId="745DFECB" w14:textId="48A4A91E" w:rsidR="002A2FA0" w:rsidRDefault="005B46EF" w:rsidP="002A2FA0">
      <w:pPr>
        <w:pStyle w:val="ListParagraph"/>
        <w:numPr>
          <w:ilvl w:val="0"/>
          <w:numId w:val="17"/>
        </w:numPr>
        <w:rPr>
          <w:ins w:id="191" w:author="Department of Veterans Affairs vaipmacteam" w:date="2017-04-20T10:49:00Z"/>
        </w:rPr>
        <w:pPrChange w:id="192" w:author="Department of Veterans Affairs vaipmacteam" w:date="2017-04-20T10:49:00Z">
          <w:pPr/>
        </w:pPrChange>
      </w:pPr>
      <w:r>
        <w:t xml:space="preserve">The </w:t>
      </w:r>
      <w:r w:rsidRPr="00561323">
        <w:rPr>
          <w:b/>
        </w:rPr>
        <w:t>Show GIBCT</w:t>
      </w:r>
      <w:r>
        <w:t xml:space="preserve"> button </w:t>
      </w:r>
      <w:del w:id="193" w:author="Department of Veterans Affairs vaipmacteam" w:date="2017-04-20T10:48:00Z">
        <w:r w:rsidDel="002A2FA0">
          <w:delText>will b</w:delText>
        </w:r>
        <w:r w:rsidR="00561323" w:rsidDel="002A2FA0">
          <w:delText>ring</w:delText>
        </w:r>
      </w:del>
      <w:ins w:id="194" w:author="Department of Veterans Affairs vaipmacteam" w:date="2017-04-20T10:48:00Z">
        <w:r w:rsidR="002A2FA0">
          <w:t>is a link</w:t>
        </w:r>
      </w:ins>
      <w:del w:id="195" w:author="Department of Veterans Affairs vaipmacteam" w:date="2017-04-20T10:48:00Z">
        <w:r w:rsidR="00561323" w:rsidDel="002A2FA0">
          <w:delText xml:space="preserve"> you</w:delText>
        </w:r>
      </w:del>
      <w:r w:rsidR="00561323">
        <w:t xml:space="preserve"> to </w:t>
      </w:r>
      <w:del w:id="196" w:author="Department of Veterans Affairs vaipmacteam" w:date="2017-04-20T10:48:00Z">
        <w:r w:rsidR="00561323" w:rsidDel="002A2FA0">
          <w:delText xml:space="preserve">the </w:delText>
        </w:r>
      </w:del>
      <w:r w:rsidR="00561323">
        <w:t xml:space="preserve">GIBCT </w:t>
      </w:r>
      <w:ins w:id="197" w:author="Department of Veterans Affairs vaipmacteam" w:date="2017-04-20T10:49:00Z">
        <w:r w:rsidR="002A2FA0">
          <w:t>exa</w:t>
        </w:r>
        <w:r w:rsidR="00385CEB">
          <w:t>ctly as it is seen by the public</w:t>
        </w:r>
        <w:bookmarkStart w:id="198" w:name="_GoBack"/>
        <w:bookmarkEnd w:id="198"/>
        <w:r w:rsidR="002A2FA0">
          <w:t>.</w:t>
        </w:r>
      </w:ins>
      <w:del w:id="199" w:author="Department of Veterans Affairs vaipmacteam" w:date="2017-04-20T10:48:00Z">
        <w:r w:rsidR="00561323" w:rsidDel="002A2FA0">
          <w:delText xml:space="preserve">application </w:delText>
        </w:r>
      </w:del>
    </w:p>
    <w:p w14:paraId="1A674C90" w14:textId="5504B2FF" w:rsidR="0073534E" w:rsidDel="002A2FA0" w:rsidRDefault="00561323" w:rsidP="002A2FA0">
      <w:pPr>
        <w:pStyle w:val="ListParagraph"/>
        <w:numPr>
          <w:ilvl w:val="0"/>
          <w:numId w:val="0"/>
        </w:numPr>
        <w:ind w:left="720"/>
        <w:rPr>
          <w:del w:id="200" w:author="Department of Veterans Affairs vaipmacteam" w:date="2017-04-20T10:49:00Z"/>
        </w:rPr>
        <w:pPrChange w:id="201" w:author="Department of Veterans Affairs vaipmacteam" w:date="2017-04-20T10:49:00Z">
          <w:pPr>
            <w:pStyle w:val="ListParagraph"/>
            <w:numPr>
              <w:numId w:val="17"/>
            </w:numPr>
            <w:ind w:left="720" w:hanging="360"/>
          </w:pPr>
        </w:pPrChange>
      </w:pPr>
      <w:del w:id="202" w:author="Department of Veterans Affairs vaipmacteam" w:date="2017-04-20T10:49:00Z">
        <w:r w:rsidDel="002A2FA0">
          <w:delText>running in production mode</w:delText>
        </w:r>
        <w:r w:rsidR="005B46EF" w:rsidDel="002A2FA0">
          <w:delText xml:space="preserve">, containing the latest production data. </w:delText>
        </w:r>
        <w:r w:rsidDel="002A2FA0">
          <w:delText>This is the data that is viewed by the public.</w:delText>
        </w:r>
      </w:del>
    </w:p>
    <w:p w14:paraId="5F2EF856" w14:textId="77777777" w:rsidR="005B46EF" w:rsidRDefault="005B46EF" w:rsidP="002A2FA0">
      <w:pPr>
        <w:pStyle w:val="ListParagraph"/>
        <w:numPr>
          <w:ilvl w:val="0"/>
          <w:numId w:val="0"/>
        </w:numPr>
        <w:ind w:left="720"/>
        <w:pPrChange w:id="203" w:author="Department of Veterans Affairs vaipmacteam" w:date="2017-04-20T10:49:00Z">
          <w:pPr/>
        </w:pPrChange>
      </w:pPr>
    </w:p>
    <w:p w14:paraId="608B3984" w14:textId="3053C737" w:rsidR="00083D78" w:rsidRPr="00E92207" w:rsidRDefault="005B46EF" w:rsidP="00D708CD">
      <w:pPr>
        <w:rPr>
          <w:b/>
          <w:color w:val="474C6A"/>
        </w:rPr>
      </w:pPr>
      <w:r w:rsidRPr="00561323">
        <w:rPr>
          <w:rStyle w:val="IntenseEmphasis"/>
        </w:rPr>
        <w:t>Latest Preview</w:t>
      </w:r>
      <w:r w:rsidR="00561323">
        <w:rPr>
          <w:rStyle w:val="IntenseEmphasis"/>
        </w:rPr>
        <w:t xml:space="preserve"> Version</w:t>
      </w:r>
      <w:del w:id="204" w:author="Department of Veterans Affairs vaipmacteam" w:date="2017-04-20T10:49:00Z">
        <w:r w:rsidR="00561323" w:rsidDel="002A2FA0">
          <w:rPr>
            <w:rStyle w:val="IntenseEmphasis"/>
          </w:rPr>
          <w:delText xml:space="preserve"> Section</w:delText>
        </w:r>
      </w:del>
    </w:p>
    <w:p w14:paraId="39B7B28A" w14:textId="703E1A6E" w:rsidR="005B46EF" w:rsidRDefault="005B46EF" w:rsidP="00D708CD">
      <w:r>
        <w:t xml:space="preserve">The following actions are </w:t>
      </w:r>
      <w:del w:id="205" w:author="Department of Veterans Affairs vaipmacteam" w:date="2017-04-20T11:05:00Z">
        <w:r w:rsidDel="000B295E">
          <w:delText xml:space="preserve">provided </w:delText>
        </w:r>
      </w:del>
      <w:ins w:id="206" w:author="Department of Veterans Affairs vaipmacteam" w:date="2017-04-20T11:05:00Z">
        <w:r w:rsidR="000B295E">
          <w:t xml:space="preserve">available </w:t>
        </w:r>
      </w:ins>
      <w:r>
        <w:t>for the preview version of the data:</w:t>
      </w:r>
    </w:p>
    <w:p w14:paraId="58CAE7F3" w14:textId="589687CA" w:rsidR="002A2FA0" w:rsidRDefault="002A2FA0" w:rsidP="00DA3301">
      <w:pPr>
        <w:pStyle w:val="ListParagraph"/>
        <w:numPr>
          <w:ilvl w:val="0"/>
          <w:numId w:val="16"/>
        </w:numPr>
        <w:rPr>
          <w:ins w:id="207" w:author="Department of Veterans Affairs vaipmacteam" w:date="2017-04-20T10:55:00Z"/>
        </w:rPr>
      </w:pPr>
      <w:ins w:id="208" w:author="Department of Veterans Affairs vaipmacteam" w:date="2017-04-20T10:55:00Z">
        <w:r>
          <w:t xml:space="preserve">The Generate New Preview Version </w:t>
        </w:r>
      </w:ins>
      <w:ins w:id="209" w:author="Department of Veterans Affairs vaipmacteam" w:date="2017-04-20T10:56:00Z">
        <w:r>
          <w:t xml:space="preserve">button aggregates and </w:t>
        </w:r>
      </w:ins>
      <w:ins w:id="210" w:author="Department of Veterans Affairs vaipmacteam" w:date="2017-04-20T10:55:00Z">
        <w:r>
          <w:t>processes the latest uploaded source CSVs of each type to create a new version of the Institution data.</w:t>
        </w:r>
      </w:ins>
      <w:ins w:id="211" w:author="Department of Veterans Affairs vaipmacteam" w:date="2017-04-20T10:56:00Z">
        <w:r>
          <w:t xml:space="preserve"> </w:t>
        </w:r>
        <w:r>
          <w:rPr>
            <w:i/>
          </w:rPr>
          <w:t>This action is disabled when the current preview version contains all the currently-uploaded CSVs, i.e. when no new source CSVs have been uploaded</w:t>
        </w:r>
      </w:ins>
      <w:ins w:id="212" w:author="Department of Veterans Affairs vaipmacteam" w:date="2017-04-20T10:58:00Z">
        <w:r>
          <w:rPr>
            <w:i/>
          </w:rPr>
          <w:t>.</w:t>
        </w:r>
      </w:ins>
      <w:ins w:id="213" w:author="Department of Veterans Affairs vaipmacteam" w:date="2017-04-20T10:56:00Z">
        <w:r>
          <w:rPr>
            <w:i/>
          </w:rPr>
          <w:t xml:space="preserve"> </w:t>
        </w:r>
      </w:ins>
    </w:p>
    <w:p w14:paraId="28A87FC0" w14:textId="77777777" w:rsidR="002A2FA0" w:rsidRPr="002A2FA0" w:rsidRDefault="002A2FA0" w:rsidP="00DA3301">
      <w:pPr>
        <w:pStyle w:val="ListParagraph"/>
        <w:numPr>
          <w:ilvl w:val="0"/>
          <w:numId w:val="16"/>
        </w:numPr>
        <w:rPr>
          <w:ins w:id="214" w:author="Department of Veterans Affairs vaipmacteam" w:date="2017-04-20T10:55:00Z"/>
          <w:rPrChange w:id="215" w:author="Department of Veterans Affairs vaipmacteam" w:date="2017-04-20T10:55:00Z">
            <w:rPr>
              <w:ins w:id="216" w:author="Department of Veterans Affairs vaipmacteam" w:date="2017-04-20T10:55:00Z"/>
              <w:i/>
            </w:rPr>
          </w:rPrChange>
        </w:rPr>
      </w:pPr>
      <w:ins w:id="217" w:author="Department of Veterans Affairs vaipmacteam" w:date="2017-04-20T10:55:00Z">
        <w:r>
          <w:t xml:space="preserve">The </w:t>
        </w:r>
        <w:r w:rsidRPr="00DA3301">
          <w:rPr>
            <w:b/>
          </w:rPr>
          <w:t>Publish to Production</w:t>
        </w:r>
        <w:r>
          <w:t xml:space="preserve"> button will enable the current preview data in production, making it publicly viewable. </w:t>
        </w:r>
        <w:r>
          <w:rPr>
            <w:i/>
          </w:rPr>
          <w:t>This action is disabled if the current production version is the same as the current preview version, i.e. if the latest data is already available in production</w:t>
        </w:r>
      </w:ins>
    </w:p>
    <w:p w14:paraId="26BD88F4" w14:textId="6339A2E4" w:rsidR="00DA3301" w:rsidRDefault="00561323" w:rsidP="00DA3301">
      <w:pPr>
        <w:pStyle w:val="ListParagraph"/>
        <w:numPr>
          <w:ilvl w:val="0"/>
          <w:numId w:val="16"/>
        </w:numPr>
      </w:pPr>
      <w:r>
        <w:t xml:space="preserve">The </w:t>
      </w:r>
      <w:r w:rsidRPr="00952B3F">
        <w:rPr>
          <w:b/>
        </w:rPr>
        <w:t>Show GIBCT</w:t>
      </w:r>
      <w:r>
        <w:t xml:space="preserve"> button will bring you to the GIBCT application, </w:t>
      </w:r>
      <w:r w:rsidRPr="002A2FA0">
        <w:rPr>
          <w:i/>
          <w:rPrChange w:id="218" w:author="Department of Veterans Affairs vaipmacteam" w:date="2017-04-20T10:53:00Z">
            <w:rPr/>
          </w:rPrChange>
        </w:rPr>
        <w:t>running in preview mode</w:t>
      </w:r>
      <w:r>
        <w:t xml:space="preserve">, containing the latest </w:t>
      </w:r>
      <w:r w:rsidR="00952B3F">
        <w:t>preview</w:t>
      </w:r>
      <w:r>
        <w:t xml:space="preserve"> data. Preview data is only visible to you </w:t>
      </w:r>
      <w:del w:id="219" w:author="Department of Veterans Affairs vaipmacteam" w:date="2017-04-20T10:50:00Z">
        <w:r w:rsidDel="002A2FA0">
          <w:delText>and not the public</w:delText>
        </w:r>
        <w:r w:rsidR="00DA3301" w:rsidDel="002A2FA0">
          <w:delText>.</w:delText>
        </w:r>
      </w:del>
      <w:ins w:id="220" w:author="Department of Veterans Affairs vaipmacteam" w:date="2017-04-20T10:50:00Z">
        <w:r w:rsidR="002A2FA0">
          <w:t>and other GIDS users. A banner is displayed at the top of GIBCT in preview mode to make it clear that the data being displayed is not generally visible.</w:t>
        </w:r>
      </w:ins>
    </w:p>
    <w:p w14:paraId="7EFA6945" w14:textId="290B4093" w:rsidR="005B46EF" w:rsidRDefault="005B46EF" w:rsidP="00DA3301">
      <w:pPr>
        <w:pStyle w:val="ListParagraph"/>
        <w:numPr>
          <w:ilvl w:val="0"/>
          <w:numId w:val="16"/>
        </w:numPr>
      </w:pPr>
      <w:r>
        <w:t xml:space="preserve">The </w:t>
      </w:r>
      <w:r w:rsidRPr="00DA3301">
        <w:rPr>
          <w:b/>
        </w:rPr>
        <w:t>Download Preview Data</w:t>
      </w:r>
      <w:r>
        <w:t xml:space="preserve"> </w:t>
      </w:r>
      <w:del w:id="221" w:author="Department of Veterans Affairs vaipmacteam" w:date="2017-04-20T10:56:00Z">
        <w:r w:rsidDel="002A2FA0">
          <w:delText xml:space="preserve">link </w:delText>
        </w:r>
      </w:del>
      <w:ins w:id="222" w:author="Department of Veterans Affairs vaipmacteam" w:date="2017-04-20T10:56:00Z">
        <w:r w:rsidR="002A2FA0">
          <w:t xml:space="preserve">button </w:t>
        </w:r>
      </w:ins>
      <w:del w:id="223" w:author="Department of Veterans Affairs vaipmacteam" w:date="2017-04-20T10:56:00Z">
        <w:r w:rsidDel="002A2FA0">
          <w:delText xml:space="preserve">in this section </w:delText>
        </w:r>
      </w:del>
      <w:r>
        <w:t>allows you do download</w:t>
      </w:r>
      <w:ins w:id="224" w:author="Department of Veterans Affairs vaipmacteam" w:date="2017-04-20T10:51:00Z">
        <w:r w:rsidR="002A2FA0">
          <w:t xml:space="preserve"> </w:t>
        </w:r>
      </w:ins>
      <w:del w:id="225" w:author="Department of Veterans Affairs vaipmacteam" w:date="2017-04-20T10:51:00Z">
        <w:r w:rsidDel="002A2FA0">
          <w:delText xml:space="preserve">, or export, </w:delText>
        </w:r>
      </w:del>
      <w:r>
        <w:t>the</w:t>
      </w:r>
      <w:ins w:id="226" w:author="Department of Veterans Affairs vaipmacteam" w:date="2017-04-20T10:51:00Z">
        <w:r w:rsidR="002A2FA0">
          <w:t xml:space="preserve"> current preview</w:t>
        </w:r>
      </w:ins>
      <w:r>
        <w:t xml:space="preserve"> Institution </w:t>
      </w:r>
      <w:ins w:id="227" w:author="Department of Veterans Affairs vaipmacteam" w:date="2017-04-20T10:51:00Z">
        <w:r w:rsidR="002A2FA0">
          <w:t>data</w:t>
        </w:r>
      </w:ins>
      <w:ins w:id="228" w:author="Department of Veterans Affairs vaipmacteam" w:date="2017-04-20T10:52:00Z">
        <w:r w:rsidR="002A2FA0">
          <w:t xml:space="preserve"> </w:t>
        </w:r>
      </w:ins>
      <w:del w:id="229" w:author="Department of Veterans Affairs vaipmacteam" w:date="2017-04-20T10:51:00Z">
        <w:r w:rsidDel="002A2FA0">
          <w:delText xml:space="preserve">table </w:delText>
        </w:r>
      </w:del>
      <w:r>
        <w:t>as a C</w:t>
      </w:r>
      <w:ins w:id="230" w:author="Department of Veterans Affairs vaipmacteam" w:date="2017-04-20T10:52:00Z">
        <w:r w:rsidR="002A2FA0">
          <w:t>SV</w:t>
        </w:r>
      </w:ins>
      <w:del w:id="231" w:author="Department of Veterans Affairs vaipmacteam" w:date="2017-04-20T10:52:00Z">
        <w:r w:rsidDel="002A2FA0">
          <w:delText>sv file containing the latest preview data</w:delText>
        </w:r>
      </w:del>
      <w:r>
        <w:t>.</w:t>
      </w:r>
      <w:r w:rsidR="00DA3301">
        <w:t xml:space="preserve"> </w:t>
      </w:r>
      <w:del w:id="232" w:author="Department of Veterans Affairs vaipmacteam" w:date="2017-04-20T10:52:00Z">
        <w:r w:rsidR="00DA3301" w:rsidRPr="00DA3301" w:rsidDel="002A2FA0">
          <w:rPr>
            <w:b/>
          </w:rPr>
          <w:delText xml:space="preserve">The Csv file will be placed </w:delText>
        </w:r>
        <w:r w:rsidR="00DA3301" w:rsidDel="002A2FA0">
          <w:delText>on the users desktop through the browsers download file. (note: check your ‘downloads’ directory to locate the file after selecting this interaction.)</w:delText>
        </w:r>
      </w:del>
      <w:ins w:id="233" w:author="Department of Veterans Affairs vaipmacteam" w:date="2017-04-20T10:52:00Z">
        <w:r w:rsidR="002A2FA0">
          <w:rPr>
            <w:b/>
          </w:rPr>
          <w:t>The downloaded file will be saved to your local computer in a location determined by your browser preferences.</w:t>
        </w:r>
      </w:ins>
    </w:p>
    <w:p w14:paraId="2E8644B6" w14:textId="2A8C05E5" w:rsidR="00952B3F" w:rsidDel="002A2FA0" w:rsidRDefault="00952B3F" w:rsidP="00952B3F">
      <w:pPr>
        <w:pStyle w:val="ListParagraph"/>
        <w:numPr>
          <w:ilvl w:val="0"/>
          <w:numId w:val="16"/>
        </w:numPr>
        <w:rPr>
          <w:del w:id="234" w:author="Department of Veterans Affairs vaipmacteam" w:date="2017-04-20T10:55:00Z"/>
        </w:rPr>
      </w:pPr>
      <w:del w:id="235" w:author="Department of Veterans Affairs vaipmacteam" w:date="2017-04-20T10:55:00Z">
        <w:r w:rsidDel="002A2FA0">
          <w:delText xml:space="preserve">The </w:delText>
        </w:r>
        <w:r w:rsidRPr="00DA3301" w:rsidDel="002A2FA0">
          <w:rPr>
            <w:b/>
          </w:rPr>
          <w:delText>Publish to Production</w:delText>
        </w:r>
        <w:r w:rsidR="00DA3301" w:rsidDel="002A2FA0">
          <w:delText xml:space="preserve"> button will move the latest preview version in to production</w:delText>
        </w:r>
        <w:r w:rsidR="007955D9" w:rsidDel="002A2FA0">
          <w:delText xml:space="preserve"> and is enabled whenever the preview version is newer than the production version</w:delText>
        </w:r>
        <w:r w:rsidR="00DA3301" w:rsidDel="002A2FA0">
          <w:delText>. Note: This will remove the current production version.</w:delText>
        </w:r>
      </w:del>
    </w:p>
    <w:p w14:paraId="4A0F4346" w14:textId="77777777" w:rsidR="007955D9" w:rsidRDefault="007955D9" w:rsidP="00952B3F">
      <w:pPr>
        <w:ind w:left="360"/>
      </w:pPr>
    </w:p>
    <w:p w14:paraId="743F61F8" w14:textId="74B6ACB1" w:rsidR="00952B3F" w:rsidDel="002A2FA0" w:rsidRDefault="00952B3F" w:rsidP="00952B3F">
      <w:pPr>
        <w:ind w:left="360"/>
        <w:rPr>
          <w:del w:id="236" w:author="Department of Veterans Affairs vaipmacteam" w:date="2017-04-20T10:58:00Z"/>
        </w:rPr>
      </w:pPr>
      <w:del w:id="237" w:author="Department of Veterans Affairs vaipmacteam" w:date="2017-04-20T10:58:00Z">
        <w:r w:rsidRPr="00952B3F" w:rsidDel="002A2FA0">
          <w:delText>The</w:delText>
        </w:r>
        <w:r w:rsidRPr="00DA3301" w:rsidDel="002A2FA0">
          <w:rPr>
            <w:b/>
          </w:rPr>
          <w:delText xml:space="preserve"> Generate New Preview Version</w:delText>
        </w:r>
        <w:r w:rsidDel="002A2FA0">
          <w:delText xml:space="preserve"> button </w:delText>
        </w:r>
        <w:r w:rsidR="00DA3301" w:rsidDel="002A2FA0">
          <w:delText xml:space="preserve">processes all of the uploaded CSV files and creates a new preview version of the data in the Institution table. </w:delText>
        </w:r>
        <w:r w:rsidR="007955D9" w:rsidDel="002A2FA0">
          <w:delText>This button is enabled whenever a new Csv file is uploaded.</w:delText>
        </w:r>
      </w:del>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1988E985" w:rsidR="0073534E" w:rsidRDefault="0073534E" w:rsidP="0073534E">
      <w:r>
        <w:t>The</w:t>
      </w:r>
      <w:ins w:id="238" w:author="Department of Veterans Affairs vaipmacteam" w:date="2017-04-20T11:01:00Z">
        <w:r w:rsidR="000B295E">
          <w:t xml:space="preserve"> following actions are available </w:t>
        </w:r>
      </w:ins>
      <w:ins w:id="239" w:author="Department of Veterans Affairs vaipmacteam" w:date="2017-04-20T11:02:00Z">
        <w:r w:rsidR="000B295E">
          <w:t xml:space="preserve">for </w:t>
        </w:r>
      </w:ins>
      <w:ins w:id="240" w:author="Department of Veterans Affairs vaipmacteam" w:date="2017-04-20T11:06:00Z">
        <w:r w:rsidR="000B295E">
          <w:t xml:space="preserve">each of </w:t>
        </w:r>
      </w:ins>
      <w:ins w:id="241" w:author="Department of Veterans Affairs vaipmacteam" w:date="2017-04-20T11:02:00Z">
        <w:r w:rsidR="000B295E">
          <w:t>the latest uploaded CSVs:</w:t>
        </w:r>
      </w:ins>
      <w:del w:id="242" w:author="Department of Veterans Affairs vaipmacteam" w:date="2017-04-20T10:59:00Z">
        <w:r w:rsidDel="000B295E">
          <w:delText xml:space="preserve"> currently loaded CSV Files </w:delText>
        </w:r>
      </w:del>
      <w:ins w:id="243" w:author="Department of Veterans Affairs vaipmacteam" w:date="2017-04-20T10:59:00Z">
        <w:r w:rsidR="000B295E">
          <w:t xml:space="preserve"> </w:t>
        </w:r>
      </w:ins>
      <w:del w:id="244" w:author="Department of Veterans Affairs vaipmacteam" w:date="2017-04-20T11:02:00Z">
        <w:r w:rsidDel="000B295E">
          <w:delText xml:space="preserve">table lists the most recent version of each </w:delText>
        </w:r>
      </w:del>
      <w:del w:id="245" w:author="Department of Veterans Affairs vaipmacteam" w:date="2017-04-20T10:59:00Z">
        <w:r w:rsidDel="000B295E">
          <w:delText xml:space="preserve">file </w:delText>
        </w:r>
      </w:del>
      <w:del w:id="246" w:author="Department of Veterans Affairs vaipmacteam" w:date="2017-04-20T11:02:00Z">
        <w:r w:rsidDel="000B295E">
          <w:delText>type</w:delText>
        </w:r>
      </w:del>
      <w:del w:id="247" w:author="Department of Veterans Affairs vaipmacteam" w:date="2017-04-20T10:59:00Z">
        <w:r w:rsidDel="000B295E">
          <w:delText xml:space="preserve"> loaded into the system </w:delText>
        </w:r>
      </w:del>
      <w:del w:id="248" w:author="Department of Veterans Affairs vaipmacteam" w:date="2017-04-20T11:02:00Z">
        <w:r w:rsidDel="000B295E">
          <w:delText xml:space="preserve">and </w:delText>
        </w:r>
      </w:del>
      <w:del w:id="249" w:author="Department of Veterans Affairs vaipmacteam" w:date="2017-04-20T11:00:00Z">
        <w:r w:rsidDel="000B295E">
          <w:delText>provides the functionality required to upload changes into the GIDS system via a new CSV file.</w:delText>
        </w:r>
      </w:del>
    </w:p>
    <w:p w14:paraId="6E5D61FA" w14:textId="3653AFBE" w:rsidR="0073534E" w:rsidRDefault="000B295E" w:rsidP="00846CF8">
      <w:pPr>
        <w:pStyle w:val="ListParagraph"/>
        <w:numPr>
          <w:ilvl w:val="0"/>
          <w:numId w:val="10"/>
        </w:numPr>
      </w:pPr>
      <w:ins w:id="250" w:author="Department of Veterans Affairs vaipmacteam" w:date="2017-04-20T11:03:00Z">
        <w:r>
          <w:rPr>
            <w:b/>
          </w:rPr>
          <w:t xml:space="preserve">The </w:t>
        </w:r>
      </w:ins>
      <w:r w:rsidR="00846CF8" w:rsidRPr="007A5853">
        <w:rPr>
          <w:b/>
        </w:rPr>
        <w:t>Upload</w:t>
      </w:r>
      <w:r w:rsidR="00846CF8" w:rsidRPr="00222CC6">
        <w:rPr>
          <w:b/>
        </w:rPr>
        <w:t xml:space="preserve"> </w:t>
      </w:r>
      <w:ins w:id="251" w:author="Department of Veterans Affairs vaipmacteam" w:date="2017-04-20T11:03:00Z">
        <w:r>
          <w:rPr>
            <w:b/>
          </w:rPr>
          <w:t xml:space="preserve">button lets the user </w:t>
        </w:r>
      </w:ins>
      <w:ins w:id="252" w:author="Department of Veterans Affairs vaipmacteam" w:date="2017-04-20T11:06:00Z">
        <w:r>
          <w:rPr>
            <w:b/>
          </w:rPr>
          <w:t xml:space="preserve">upload a newer version of the given source CSV. </w:t>
        </w:r>
      </w:ins>
      <w:ins w:id="253" w:author="Department of Veterans Affairs vaipmacteam" w:date="2017-04-20T11:03:00Z">
        <w:r>
          <w:rPr>
            <w:b/>
          </w:rPr>
          <w:t xml:space="preserve">Users will be prompted to select a file from their local computer and provide some details about the file (see </w:t>
        </w:r>
      </w:ins>
      <w:ins w:id="254" w:author="Department of Veterans Affairs vaipmacteam" w:date="2017-04-20T11:04:00Z">
        <w:r>
          <w:rPr>
            <w:b/>
            <w:i/>
          </w:rPr>
          <w:t>Detailed Workflow)</w:t>
        </w:r>
        <w:r>
          <w:rPr>
            <w:b/>
          </w:rPr>
          <w:t xml:space="preserve"> below.</w:t>
        </w:r>
      </w:ins>
      <w:del w:id="255" w:author="Department of Veterans Affairs vaipmacteam" w:date="2017-04-20T11:04:00Z">
        <w:r w:rsidR="00846CF8" w:rsidDel="000B295E">
          <w:delText>initiates the workflow enabling the replacement of the current CSV file with the CSV file containing the required data changes.</w:delText>
        </w:r>
      </w:del>
      <w:r w:rsidR="00846CF8">
        <w:t xml:space="preserve"> </w:t>
      </w:r>
    </w:p>
    <w:p w14:paraId="498D3126" w14:textId="49A13DE2" w:rsidR="00846CF8" w:rsidDel="000B295E" w:rsidRDefault="000B295E" w:rsidP="000B295E">
      <w:pPr>
        <w:pStyle w:val="ListParagraph"/>
        <w:numPr>
          <w:ilvl w:val="0"/>
          <w:numId w:val="10"/>
        </w:numPr>
        <w:rPr>
          <w:del w:id="256" w:author="Department of Veterans Affairs vaipmacteam" w:date="2017-04-20T11:05:00Z"/>
        </w:rPr>
        <w:pPrChange w:id="257" w:author="Department of Veterans Affairs vaipmacteam" w:date="2017-04-20T11:05:00Z">
          <w:pPr>
            <w:pStyle w:val="ListParagraph"/>
            <w:numPr>
              <w:numId w:val="10"/>
            </w:numPr>
            <w:ind w:left="720" w:hanging="360"/>
          </w:pPr>
        </w:pPrChange>
      </w:pPr>
      <w:ins w:id="258" w:author="Department of Veterans Affairs vaipmacteam" w:date="2017-04-20T11:04:00Z">
        <w:r>
          <w:rPr>
            <w:b/>
          </w:rPr>
          <w:t xml:space="preserve">The </w:t>
        </w:r>
      </w:ins>
      <w:r w:rsidR="007A5853" w:rsidRPr="007A5853">
        <w:rPr>
          <w:b/>
        </w:rPr>
        <w:t>Export</w:t>
      </w:r>
      <w:r w:rsidR="00846CF8">
        <w:t xml:space="preserve"> </w:t>
      </w:r>
      <w:ins w:id="259" w:author="Department of Veterans Affairs vaipmacteam" w:date="2017-04-20T11:04:00Z">
        <w:r>
          <w:t>button downloads a copy of the given source CSV</w:t>
        </w:r>
      </w:ins>
      <w:ins w:id="260" w:author="Department of Veterans Affairs vaipmacteam" w:date="2017-04-20T11:05:00Z">
        <w:r>
          <w:t xml:space="preserve"> to the user’s local computer.</w:t>
        </w:r>
      </w:ins>
      <w:del w:id="261" w:author="Department of Veterans Affairs vaipmacteam" w:date="2017-04-20T11:05:00Z">
        <w:r w:rsidR="00846CF8" w:rsidDel="000B295E">
          <w:delText xml:space="preserve">permits the user to download a copy of the most recent version of each file types CSV file. The most common uses of this feature will be for reviewing the file format used for each CSV to: </w:delText>
        </w:r>
      </w:del>
    </w:p>
    <w:p w14:paraId="51202344" w14:textId="465FE169" w:rsidR="00846CF8" w:rsidRDefault="00846CF8" w:rsidP="000B295E">
      <w:pPr>
        <w:pStyle w:val="ListParagraph"/>
        <w:numPr>
          <w:ilvl w:val="0"/>
          <w:numId w:val="10"/>
        </w:numPr>
        <w:pPrChange w:id="262" w:author="Department of Veterans Affairs vaipmacteam" w:date="2017-04-20T11:05:00Z">
          <w:pPr>
            <w:pStyle w:val="ListParagraph"/>
            <w:numPr>
              <w:ilvl w:val="1"/>
              <w:numId w:val="10"/>
            </w:numPr>
            <w:ind w:left="1440" w:hanging="360"/>
          </w:pPr>
        </w:pPrChange>
      </w:pPr>
      <w:del w:id="263" w:author="Department of Veterans Affairs vaipmacteam" w:date="2017-04-20T11:05:00Z">
        <w:r w:rsidDel="000B295E">
          <w:delText>Ensure that the file intended for upload matches the required GIDC formatting and column headers.</w:delText>
        </w:r>
      </w:del>
    </w:p>
    <w:p w14:paraId="5A15C18F" w14:textId="675760FE" w:rsidR="00846CF8" w:rsidDel="000B295E" w:rsidRDefault="00846CF8" w:rsidP="00846CF8">
      <w:pPr>
        <w:pStyle w:val="ListParagraph"/>
        <w:numPr>
          <w:ilvl w:val="1"/>
          <w:numId w:val="10"/>
        </w:numPr>
        <w:rPr>
          <w:del w:id="264" w:author="Department of Veterans Affairs vaipmacteam" w:date="2017-04-20T11:05:00Z"/>
        </w:rPr>
      </w:pPr>
      <w:del w:id="265" w:author="Department of Veterans Affairs vaipmacteam" w:date="2017-04-20T11:05:00Z">
        <w:r w:rsidDel="000B295E">
          <w:delText>Differentiate the data contained within the current CSV file with a new CSV file of each type.</w:delText>
        </w:r>
      </w:del>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5D381A7C" w:rsidR="00846CF8" w:rsidRDefault="007A5853" w:rsidP="007A5853">
      <w:r>
        <w:t xml:space="preserve">The </w:t>
      </w:r>
      <w:r w:rsidRPr="007A5853">
        <w:rPr>
          <w:b/>
        </w:rPr>
        <w:t>View Upload History</w:t>
      </w:r>
      <w:r>
        <w:t xml:space="preserve"> button allows the user to view the </w:t>
      </w:r>
      <w:ins w:id="266" w:author="Department of Veterans Affairs vaipmacteam" w:date="2017-04-20T11:07:00Z">
        <w:r w:rsidR="000B295E">
          <w:t xml:space="preserve">complete </w:t>
        </w:r>
      </w:ins>
      <w:r>
        <w:t>C</w:t>
      </w:r>
      <w:ins w:id="267" w:author="Department of Veterans Affairs vaipmacteam" w:date="2017-04-20T11:07:00Z">
        <w:r w:rsidR="000B295E">
          <w:t>SV</w:t>
        </w:r>
      </w:ins>
      <w:del w:id="268" w:author="Department of Veterans Affairs vaipmacteam" w:date="2017-04-20T11:07:00Z">
        <w:r w:rsidDel="000B295E">
          <w:delText>sv</w:delText>
        </w:r>
      </w:del>
      <w:r>
        <w:t xml:space="preserve"> upload history to date. This is a history of the: the C</w:t>
      </w:r>
      <w:ins w:id="269" w:author="Department of Veterans Affairs vaipmacteam" w:date="2017-04-20T11:07:00Z">
        <w:r w:rsidR="000B295E">
          <w:t>SV</w:t>
        </w:r>
      </w:ins>
      <w:del w:id="270" w:author="Department of Veterans Affairs vaipmacteam" w:date="2017-04-20T11:07:00Z">
        <w:r w:rsidDel="000B295E">
          <w:delText>sv</w:delText>
        </w:r>
      </w:del>
      <w:r>
        <w:t xml:space="preserve"> Type (Weam, Accreditation, …), the status of the upload</w:t>
      </w:r>
      <w:r w:rsidR="002C3843">
        <w:t>, the name of the file as it appear</w:t>
      </w:r>
      <w:ins w:id="271" w:author="Department of Veterans Affairs vaipmacteam" w:date="2017-04-20T11:08:00Z">
        <w:r w:rsidR="000B295E">
          <w:t>ed</w:t>
        </w:r>
      </w:ins>
      <w:del w:id="272" w:author="Department of Veterans Affairs vaipmacteam" w:date="2017-04-20T11:08:00Z">
        <w:r w:rsidR="002C3843" w:rsidDel="000B295E">
          <w:delText>s</w:delText>
        </w:r>
      </w:del>
      <w:r w:rsidR="002C3843">
        <w:t xml:space="preserve"> on the local machine </w:t>
      </w:r>
      <w:del w:id="273" w:author="Department of Veterans Affairs vaipmacteam" w:date="2017-04-20T11:08:00Z">
        <w:r w:rsidR="002C3843" w:rsidDel="000B295E">
          <w:delText>from which</w:delText>
        </w:r>
      </w:del>
      <w:ins w:id="274" w:author="Department of Veterans Affairs vaipmacteam" w:date="2017-04-20T11:08:00Z">
        <w:r w:rsidR="000B295E">
          <w:t>when</w:t>
        </w:r>
      </w:ins>
      <w:r w:rsidR="002C3843">
        <w:t xml:space="preserve"> it was uploaded, the date</w:t>
      </w:r>
      <w:ins w:id="275" w:author="Department of Veterans Affairs vaipmacteam" w:date="2017-04-20T11:08:00Z">
        <w:r w:rsidR="000B295E">
          <w:t>,</w:t>
        </w:r>
      </w:ins>
      <w:r w:rsidR="002C3843">
        <w:t xml:space="preserve"> </w:t>
      </w:r>
      <w:ins w:id="276" w:author="Department of Veterans Affairs vaipmacteam" w:date="2017-04-20T11:08:00Z">
        <w:r w:rsidR="000B295E">
          <w:t>the</w:t>
        </w:r>
      </w:ins>
      <w:del w:id="277" w:author="Department of Veterans Affairs vaipmacteam" w:date="2017-04-20T11:08:00Z">
        <w:r w:rsidR="002C3843" w:rsidDel="000B295E">
          <w:delText>and</w:delText>
        </w:r>
      </w:del>
      <w:r w:rsidR="002C3843">
        <w:t xml:space="preserve"> person </w:t>
      </w:r>
      <w:del w:id="278" w:author="Department of Veterans Affairs vaipmacteam" w:date="2017-04-20T11:08:00Z">
        <w:r w:rsidR="002C3843" w:rsidDel="000B295E">
          <w:delText xml:space="preserve">responsible </w:delText>
        </w:r>
      </w:del>
      <w:ins w:id="279" w:author="Department of Veterans Affairs vaipmacteam" w:date="2017-04-20T11:08:00Z">
        <w:r w:rsidR="000B295E">
          <w:t xml:space="preserve">who </w:t>
        </w:r>
      </w:ins>
      <w:del w:id="280" w:author="Department of Veterans Affairs vaipmacteam" w:date="2017-04-20T11:08:00Z">
        <w:r w:rsidR="002C3843" w:rsidDel="000B295E">
          <w:delText xml:space="preserve">for uploading </w:delText>
        </w:r>
      </w:del>
      <w:ins w:id="281" w:author="Department of Veterans Affairs vaipmacteam" w:date="2017-04-20T11:08:00Z">
        <w:r w:rsidR="000B295E">
          <w:t xml:space="preserve">uploaded </w:t>
        </w:r>
      </w:ins>
      <w:r w:rsidR="002C3843">
        <w:t xml:space="preserve">the file, </w:t>
      </w:r>
      <w:del w:id="282" w:author="Department of Veterans Affairs vaipmacteam" w:date="2017-04-20T11:08:00Z">
        <w:r w:rsidR="002C3843" w:rsidDel="000B295E">
          <w:delText>as well as</w:delText>
        </w:r>
      </w:del>
      <w:ins w:id="283" w:author="Department of Veterans Affairs vaipmacteam" w:date="2017-04-20T11:08:00Z">
        <w:r w:rsidR="000B295E">
          <w:t>and</w:t>
        </w:r>
      </w:ins>
      <w:r w:rsidR="002C3843">
        <w:t xml:space="preserve"> any comments that accompanied the upload.</w:t>
      </w:r>
    </w:p>
    <w:p w14:paraId="21E3E0CB" w14:textId="77777777" w:rsidR="002C3843" w:rsidRDefault="002C3843" w:rsidP="007A5853"/>
    <w:p w14:paraId="77513822" w14:textId="145D574E" w:rsidR="00250A43" w:rsidRDefault="00D708CD" w:rsidP="00250A43">
      <w:pPr>
        <w:pStyle w:val="Heading2"/>
      </w:pPr>
      <w:bookmarkStart w:id="284" w:name="_Toc329164662"/>
      <w:del w:id="285" w:author="Department of Veterans Affairs vaipmacteam" w:date="2017-04-20T10:25:00Z">
        <w:r w:rsidDel="00D51DA9">
          <w:delText xml:space="preserve">Primary </w:delText>
        </w:r>
      </w:del>
      <w:ins w:id="286" w:author="Department of Veterans Affairs vaipmacteam" w:date="2017-04-20T10:25:00Z">
        <w:r w:rsidR="00D51DA9">
          <w:t xml:space="preserve">Detailed </w:t>
        </w:r>
      </w:ins>
      <w:r w:rsidR="00250A43">
        <w:t>Workflow</w:t>
      </w:r>
      <w:bookmarkEnd w:id="284"/>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09B3E777" w:rsidR="00250A43" w:rsidRDefault="00D708CD" w:rsidP="00250A43">
      <w:pPr>
        <w:pStyle w:val="ListParagraph"/>
        <w:numPr>
          <w:ilvl w:val="0"/>
          <w:numId w:val="7"/>
        </w:numPr>
      </w:pPr>
      <w:r>
        <w:t>Log</w:t>
      </w:r>
      <w:ins w:id="287" w:author="Department of Veterans Affairs vaipmacteam" w:date="2017-04-20T10:25:00Z">
        <w:r w:rsidR="00D51DA9">
          <w:t xml:space="preserve"> </w:t>
        </w:r>
      </w:ins>
      <w:del w:id="288" w:author="Department of Veterans Affairs vaipmacteam" w:date="2017-04-20T10:25:00Z">
        <w:r w:rsidDel="00D51DA9">
          <w:delText>-</w:delText>
        </w:r>
      </w:del>
      <w:r>
        <w:t>in to the GIDS</w:t>
      </w:r>
      <w:ins w:id="289" w:author="Department of Veterans Affairs vaipmacteam" w:date="2017-04-20T10:25:00Z">
        <w:r w:rsidR="00D51DA9">
          <w:t>.</w:t>
        </w:r>
      </w:ins>
      <w:del w:id="290" w:author="Department of Veterans Affairs vaipmacteam" w:date="2017-04-20T10:25:00Z">
        <w:r w:rsidDel="00D51DA9">
          <w:delText xml:space="preserve"> here: </w:delText>
        </w:r>
        <w:r w:rsidR="00892662" w:rsidDel="00D51DA9">
          <w:fldChar w:fldCharType="begin"/>
        </w:r>
        <w:r w:rsidR="00892662" w:rsidDel="00D51DA9">
          <w:delInstrText xml:space="preserve"> HYPERLINK "http://prod-gids-elb-162991039.us-east-1.elb.amazonaws.com" </w:delInstrText>
        </w:r>
        <w:r w:rsidR="00892662" w:rsidDel="00D51DA9">
          <w:fldChar w:fldCharType="separate"/>
        </w:r>
        <w:r w:rsidRPr="002F3589" w:rsidDel="00D51DA9">
          <w:rPr>
            <w:rStyle w:val="Hyperlink"/>
          </w:rPr>
          <w:delText>http://prod-gids-elb-162991039.us-east-1.elb.amazonaws.com</w:delText>
        </w:r>
        <w:r w:rsidR="00892662" w:rsidDel="00D51DA9">
          <w:rPr>
            <w:rStyle w:val="Hyperlink"/>
          </w:rPr>
          <w:fldChar w:fldCharType="end"/>
        </w:r>
      </w:del>
    </w:p>
    <w:p w14:paraId="131144B6" w14:textId="73FFF9BA" w:rsidR="00D708CD" w:rsidRDefault="00D708CD" w:rsidP="00250A43">
      <w:pPr>
        <w:pStyle w:val="ListParagraph"/>
        <w:numPr>
          <w:ilvl w:val="0"/>
          <w:numId w:val="7"/>
        </w:numPr>
      </w:pPr>
      <w:r>
        <w:t xml:space="preserve">After </w:t>
      </w:r>
      <w:del w:id="291" w:author="Department of Veterans Affairs vaipmacteam" w:date="2017-04-20T10:25:00Z">
        <w:r w:rsidDel="00D51DA9">
          <w:delText xml:space="preserve">a </w:delText>
        </w:r>
      </w:del>
      <w:r>
        <w:t>successful</w:t>
      </w:r>
      <w:ins w:id="292" w:author="Department of Veterans Affairs vaipmacteam" w:date="2017-04-20T10:25:00Z">
        <w:r w:rsidR="00D51DA9">
          <w:t>ly</w:t>
        </w:r>
      </w:ins>
      <w:r>
        <w:t xml:space="preserve"> log</w:t>
      </w:r>
      <w:ins w:id="293" w:author="Department of Veterans Affairs vaipmacteam" w:date="2017-04-20T10:25:00Z">
        <w:r w:rsidR="00D51DA9">
          <w:t xml:space="preserve">ging </w:t>
        </w:r>
      </w:ins>
      <w:del w:id="294" w:author="Department of Veterans Affairs vaipmacteam" w:date="2017-04-20T10:25:00Z">
        <w:r w:rsidDel="00D51DA9">
          <w:delText>-</w:delText>
        </w:r>
      </w:del>
      <w:r>
        <w:t xml:space="preserve">in, the application </w:t>
      </w:r>
      <w:del w:id="295" w:author="Department of Veterans Affairs vaipmacteam" w:date="2017-04-20T10:25:00Z">
        <w:r w:rsidDel="00D51DA9">
          <w:delText xml:space="preserve">redirects </w:delText>
        </w:r>
      </w:del>
      <w:ins w:id="296" w:author="Department of Veterans Affairs vaipmacteam" w:date="2017-04-20T10:25:00Z">
        <w:r w:rsidR="00D51DA9">
          <w:t>displays</w:t>
        </w:r>
      </w:ins>
      <w:del w:id="297" w:author="Department of Veterans Affairs vaipmacteam" w:date="2017-04-20T10:25:00Z">
        <w:r w:rsidDel="00D51DA9">
          <w:delText>to</w:delText>
        </w:r>
      </w:del>
      <w:r>
        <w:t xml:space="preserve"> the </w:t>
      </w:r>
      <w:del w:id="298" w:author="Department of Veterans Affairs vaipmacteam" w:date="2017-04-20T10:25:00Z">
        <w:r w:rsidDel="00D51DA9">
          <w:delText xml:space="preserve">application </w:delText>
        </w:r>
      </w:del>
      <w:r>
        <w:t>Dashboard</w:t>
      </w:r>
      <w:r w:rsidR="00222CC6">
        <w:t>.</w:t>
      </w:r>
    </w:p>
    <w:p w14:paraId="72604142" w14:textId="4C5D023B" w:rsidR="00222CC6" w:rsidRDefault="00222CC6" w:rsidP="00250A43">
      <w:pPr>
        <w:pStyle w:val="ListParagraph"/>
        <w:numPr>
          <w:ilvl w:val="0"/>
          <w:numId w:val="7"/>
        </w:numPr>
      </w:pPr>
      <w:r>
        <w:t>From the ‘</w:t>
      </w:r>
      <w:r w:rsidR="002C3843">
        <w:t>Latest Uploads</w:t>
      </w:r>
      <w:r>
        <w:t xml:space="preserve">’ table, identify the file </w:t>
      </w:r>
      <w:ins w:id="299" w:author="Department of Veterans Affairs vaipmacteam" w:date="2017-04-20T11:08:00Z">
        <w:r w:rsidR="000B295E">
          <w:t xml:space="preserve">type </w:t>
        </w:r>
      </w:ins>
      <w:r>
        <w:t>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A768222" w:rsidR="00222CC6" w:rsidRDefault="00222CC6" w:rsidP="00222CC6">
      <w:pPr>
        <w:pStyle w:val="ListParagraph"/>
        <w:numPr>
          <w:ilvl w:val="0"/>
          <w:numId w:val="7"/>
        </w:numPr>
      </w:pPr>
      <w:r>
        <w:t xml:space="preserve">The Upload CSV file </w:t>
      </w:r>
      <w:del w:id="300" w:author="Department of Veterans Affairs vaipmacteam" w:date="2017-04-20T10:27:00Z">
        <w:r w:rsidDel="00D51DA9">
          <w:delText xml:space="preserve">window </w:delText>
        </w:r>
      </w:del>
      <w:ins w:id="301" w:author="Department of Veterans Affairs vaipmacteam" w:date="2017-04-20T10:27:00Z">
        <w:r w:rsidR="00D51DA9">
          <w:t xml:space="preserve">screen </w:t>
        </w:r>
      </w:ins>
      <w:r>
        <w:t>will be presented to the user</w:t>
      </w:r>
      <w:ins w:id="302" w:author="Department of Veterans Affairs vaipmacteam" w:date="2017-04-20T10:27:00Z">
        <w:r w:rsidR="00D51DA9">
          <w:t>:</w:t>
        </w:r>
      </w:ins>
      <w:del w:id="303" w:author="Department of Veterans Affairs vaipmacteam" w:date="2017-04-20T10:27:00Z">
        <w:r w:rsidDel="00D51DA9">
          <w:delText>.</w:delText>
        </w:r>
      </w:del>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5">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277A6AFE" w14:textId="32199C3A" w:rsidR="00436A7E" w:rsidDel="002B458B" w:rsidRDefault="002B458B" w:rsidP="00436A7E">
      <w:pPr>
        <w:pStyle w:val="ListParagraph"/>
        <w:numPr>
          <w:ilvl w:val="1"/>
          <w:numId w:val="7"/>
        </w:numPr>
        <w:rPr>
          <w:del w:id="304" w:author="Department of Veterans Affairs vaipmacteam" w:date="2017-04-20T11:13:00Z"/>
        </w:rPr>
      </w:pPr>
      <w:ins w:id="305" w:author="Department of Veterans Affairs vaipmacteam" w:date="2017-04-20T11:09:00Z">
        <w:r>
          <w:t>In most cases it should only be necessary to choose the correct file from your local computer, and optionally supply a comment describing any pertinent information about this upload.</w:t>
        </w:r>
      </w:ins>
      <w:del w:id="306" w:author="Department of Veterans Affairs vaipmacteam" w:date="2017-04-20T11:10:00Z">
        <w:r w:rsidR="00436A7E" w:rsidDel="002B458B">
          <w:delText>The application attempts to minimize the inputs required by the user by prepoulating the most common selections.</w:delText>
        </w:r>
      </w:del>
    </w:p>
    <w:p w14:paraId="1E675556" w14:textId="0C0BE449" w:rsidR="00436A7E" w:rsidRDefault="00436A7E" w:rsidP="002B458B">
      <w:pPr>
        <w:pStyle w:val="ListParagraph"/>
        <w:numPr>
          <w:ilvl w:val="1"/>
          <w:numId w:val="7"/>
        </w:numPr>
        <w:pPrChange w:id="307" w:author="Department of Veterans Affairs vaipmacteam" w:date="2017-04-20T11:13:00Z">
          <w:pPr>
            <w:pStyle w:val="ListParagraph"/>
            <w:numPr>
              <w:ilvl w:val="1"/>
              <w:numId w:val="7"/>
            </w:numPr>
            <w:ind w:left="1440" w:hanging="360"/>
          </w:pPr>
        </w:pPrChange>
      </w:pPr>
      <w:del w:id="308" w:author="Department of Veterans Affairs vaipmacteam" w:date="2017-04-20T11:10:00Z">
        <w:r w:rsidDel="002B458B">
          <w:delText>‘</w:delText>
        </w:r>
        <w:r w:rsidR="005A5C77" w:rsidDel="002B458B">
          <w:delText xml:space="preserve">Csv File </w:delText>
        </w:r>
        <w:r w:rsidDel="002B458B">
          <w:delText>Type’ will be prepo</w:delText>
        </w:r>
        <w:r w:rsidR="005A5C77" w:rsidDel="002B458B">
          <w:delText>pul</w:delText>
        </w:r>
        <w:r w:rsidDel="002B458B">
          <w:delText>ated based on the CSV file selected from the ‘</w:delText>
        </w:r>
        <w:r w:rsidR="005A5C77" w:rsidDel="002B458B">
          <w:delText>Latest Uploads</w:delText>
        </w:r>
        <w:r w:rsidDel="002B458B">
          <w:delText xml:space="preserve">’ </w:delText>
        </w:r>
        <w:r w:rsidR="005A5C77" w:rsidDel="002B458B">
          <w:delText>section</w:delText>
        </w:r>
        <w:r w:rsidDel="002B458B">
          <w:delText xml:space="preserve"> on the Dashboard screen.</w:delText>
        </w:r>
      </w:del>
    </w:p>
    <w:p w14:paraId="5843781F" w14:textId="670685E0" w:rsidR="00436A7E" w:rsidRDefault="00436A7E" w:rsidP="00436A7E">
      <w:pPr>
        <w:pStyle w:val="ListParagraph"/>
        <w:numPr>
          <w:ilvl w:val="1"/>
          <w:numId w:val="7"/>
        </w:numPr>
      </w:pPr>
      <w:r>
        <w:t>‘</w:t>
      </w:r>
      <w:r w:rsidR="005A5C77">
        <w:t>Skip lines before header</w:t>
      </w:r>
      <w:r w:rsidR="00351655">
        <w:t>’</w:t>
      </w:r>
      <w:r>
        <w:t xml:space="preserve"> </w:t>
      </w:r>
      <w:ins w:id="309" w:author="Department of Veterans Affairs vaipmacteam" w:date="2017-04-20T11:10:00Z">
        <w:r w:rsidR="002B458B">
          <w:t>indicates the number of</w:t>
        </w:r>
      </w:ins>
      <w:ins w:id="310" w:author="Department of Veterans Affairs vaipmacteam" w:date="2017-04-20T11:11:00Z">
        <w:r w:rsidR="002B458B">
          <w:t xml:space="preserve"> extraneous</w:t>
        </w:r>
      </w:ins>
      <w:ins w:id="311" w:author="Department of Veterans Affairs vaipmacteam" w:date="2017-04-20T11:10:00Z">
        <w:r w:rsidR="002B458B">
          <w:t xml:space="preserve"> lines to skip before</w:t>
        </w:r>
      </w:ins>
      <w:ins w:id="312" w:author="Department of Veterans Affairs vaipmacteam" w:date="2017-04-20T11:11:00Z">
        <w:r w:rsidR="002B458B">
          <w:t xml:space="preserve"> the CSV header line. This value is pre-filled for each CSV type based on currently-known standard formatting of each CSV. This value can be changed in case the format of a given CSV changes, e.g. </w:t>
        </w:r>
      </w:ins>
      <w:ins w:id="313" w:author="Department of Veterans Affairs vaipmacteam" w:date="2017-04-20T11:13:00Z">
        <w:r w:rsidR="002B458B">
          <w:t>if comment lines at the start of a file are added or removed.</w:t>
        </w:r>
      </w:ins>
      <w:del w:id="314" w:author="Department of Veterans Affairs vaipmacteam" w:date="2017-04-20T11:13:00Z">
        <w:r w:rsidR="00351655" w:rsidDel="002B458B">
          <w:delText>is prefilled</w:delText>
        </w:r>
        <w:r w:rsidDel="002B458B">
          <w:delText xml:space="preserve"> the </w:delText>
        </w:r>
        <w:r w:rsidR="005A5C77" w:rsidDel="002B458B">
          <w:delText xml:space="preserve">number of rows that occur before the row containing headers in </w:delText>
        </w:r>
        <w:r w:rsidDel="002B458B">
          <w:delText xml:space="preserve">the </w:delText>
        </w:r>
        <w:r w:rsidR="005A5C77" w:rsidDel="002B458B">
          <w:delText xml:space="preserve">Csv </w:delText>
        </w:r>
        <w:r w:rsidDel="002B458B">
          <w:delText>file.</w:delText>
        </w:r>
        <w:r w:rsidR="00351655" w:rsidDel="002B458B">
          <w:delText xml:space="preserve"> So, for example, if the headers appear on row 8 for the Csv</w:delText>
        </w:r>
        <w:r w:rsidR="00E30478" w:rsidDel="002B458B">
          <w:delText xml:space="preserve"> (as with the Complaints Csv)</w:delText>
        </w:r>
        <w:r w:rsidR="00351655" w:rsidDel="002B458B">
          <w:delText>, the number ‘7’ would appear in this row.</w:delText>
        </w:r>
        <w:r w:rsidR="00E30478" w:rsidDel="002B458B">
          <w:delText xml:space="preserve"> T</w:delText>
        </w:r>
        <w:r w:rsidDel="002B458B">
          <w:delText>he Digital Service team recognized that this may change over time and built this functionality into the application to assist in extending the applications longevity.</w:delText>
        </w:r>
      </w:del>
      <w:r>
        <w:t xml:space="preserve"> </w:t>
      </w:r>
    </w:p>
    <w:p w14:paraId="46B8C4E5" w14:textId="50F7BB10" w:rsidR="00436A7E" w:rsidDel="002B458B" w:rsidRDefault="00436A7E" w:rsidP="00436A7E">
      <w:pPr>
        <w:pStyle w:val="ListParagraph"/>
        <w:numPr>
          <w:ilvl w:val="1"/>
          <w:numId w:val="7"/>
        </w:numPr>
        <w:rPr>
          <w:del w:id="315" w:author="Department of Veterans Affairs vaipmacteam" w:date="2017-04-20T11:13:00Z"/>
        </w:rPr>
      </w:pPr>
      <w:del w:id="316" w:author="Department of Veterans Affairs vaipmacteam" w:date="2017-04-20T11:13:00Z">
        <w:r w:rsidDel="002B458B">
          <w:delText xml:space="preserve">‘Upload’ permits the user to select the file required for upload FROM THEIR COMPUTER’S FILE SYSTEM. </w:delText>
        </w:r>
      </w:del>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32E3B35B" w:rsidR="00436A7E" w:rsidRDefault="00436A7E" w:rsidP="00436A7E">
      <w:pPr>
        <w:pStyle w:val="ListParagraph"/>
        <w:numPr>
          <w:ilvl w:val="0"/>
          <w:numId w:val="7"/>
        </w:numPr>
      </w:pPr>
      <w:r>
        <w:t>Click ‘</w:t>
      </w:r>
      <w:r w:rsidR="005466CF">
        <w:t>Upload</w:t>
      </w:r>
      <w:r w:rsidR="00F25565">
        <w:t>’</w:t>
      </w:r>
      <w:r>
        <w:t xml:space="preserve"> to begin the upload process</w:t>
      </w:r>
      <w:ins w:id="317" w:author="Department of Veterans Affairs vaipmacteam" w:date="2017-04-20T11:14:00Z">
        <w:r w:rsidR="002B458B">
          <w:t xml:space="preserve">. </w:t>
        </w:r>
      </w:ins>
    </w:p>
    <w:p w14:paraId="24A6E8EA" w14:textId="1F79CA02" w:rsidR="00436A7E" w:rsidRDefault="00436A7E" w:rsidP="007719ED">
      <w:pPr>
        <w:pStyle w:val="ListParagraph"/>
        <w:numPr>
          <w:ilvl w:val="0"/>
          <w:numId w:val="7"/>
        </w:numPr>
      </w:pPr>
      <w:r>
        <w:t xml:space="preserve">IMPORTANT! – </w:t>
      </w:r>
      <w:ins w:id="318" w:author="Department of Veterans Affairs vaipmacteam" w:date="2017-04-20T11:14:00Z">
        <w:r w:rsidR="002B458B">
          <w:t xml:space="preserve">Many of the source CSVs are very large, containing tens of thousands of records. The contents must be transferred to GIDS, after which some processing of the </w:t>
        </w:r>
      </w:ins>
      <w:ins w:id="319" w:author="Department of Veterans Affairs vaipmacteam" w:date="2017-04-20T11:15:00Z">
        <w:r w:rsidR="002B458B">
          <w:t xml:space="preserve">file occurs. </w:t>
        </w:r>
      </w:ins>
      <w:ins w:id="320" w:author="Department of Veterans Affairs vaipmacteam" w:date="2017-04-20T11:16:00Z">
        <w:r w:rsidR="002B458B">
          <w:t>GIDS does not present a progress indicator for the upload, though the user</w:t>
        </w:r>
      </w:ins>
      <w:ins w:id="321" w:author="Department of Veterans Affairs vaipmacteam" w:date="2017-04-20T11:17:00Z">
        <w:r w:rsidR="002B458B">
          <w:t xml:space="preserve">’s browser may provide an indicator that the upload is occurring. </w:t>
        </w:r>
      </w:ins>
      <w:ins w:id="322" w:author="Department of Veterans Affairs vaipmacteam" w:date="2017-04-20T11:18:00Z">
        <w:r w:rsidR="002B458B">
          <w:t>THE UPLOAD AND PROCESSING OF THE SOURCE CSV IS NOT COMPLETE UNTIL YOU SEE A MESSAGE SIMILAR TO THIS:</w:t>
        </w:r>
      </w:ins>
      <w:ins w:id="323" w:author="Department of Veterans Affairs vaipmacteam" w:date="2017-04-20T11:17:00Z">
        <w:r w:rsidR="002B458B" w:rsidDel="002B458B">
          <w:t xml:space="preserve"> </w:t>
        </w:r>
      </w:ins>
      <w:del w:id="324" w:author="Department of Veterans Affairs vaipmacteam" w:date="2017-04-20T11:17:00Z">
        <w:r w:rsidDel="002B458B">
          <w:delText xml:space="preserve">Many of the files ingested by the data service contain tens of thousands of records and are, therefore, very large. In an effort to streamline the development process, the Digital Service team has not included a progress indicator in the application. </w:delText>
        </w:r>
        <w:r w:rsidRPr="00436A7E" w:rsidDel="002B458B">
          <w:rPr>
            <w:b/>
          </w:rPr>
          <w:delText>PROPER FUNCTIONING OF THE APPLICATION REQUIRES THAT THE USER WAIT FOR THE FILE TO UPLOAD AND PROCESS.</w:delText>
        </w:r>
        <w:r w:rsidDel="002B458B">
          <w:delText xml:space="preserve"> There will be no indicator of the file’s upload state during this process. In some cases, the user’s browser may provide a browser-based indicator that a process is ongoing. </w:delText>
        </w:r>
        <w:r w:rsidRPr="00436A7E" w:rsidDel="002B458B">
          <w:rPr>
            <w:b/>
          </w:rPr>
          <w:delText>YOUR FILE UPLOAD WILL NOT BE COMPLETE UNTIL YOU RECEIVE A MESSAGE SIMILAR TO THIS:</w:delText>
        </w:r>
      </w:del>
      <w:r w:rsidR="007719ED">
        <w:rPr>
          <w:b/>
        </w:rPr>
        <w:br/>
      </w:r>
      <w:r w:rsidR="00F25565">
        <w:rPr>
          <w:b/>
        </w:rPr>
        <w:drawing>
          <wp:inline distT="0" distB="0" distL="0" distR="0" wp14:anchorId="70689AAA" wp14:editId="2255020E">
            <wp:extent cx="4990593" cy="3057045"/>
            <wp:effectExtent l="0" t="0" r="0" b="0"/>
            <wp:docPr id="1" name="Picture 1" descr="/Users/marcharbatkin/Desktop/Screen Shot 2017-04-18 at 2.2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2.26.2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4430" cy="3059395"/>
                    </a:xfrm>
                    <a:prstGeom prst="rect">
                      <a:avLst/>
                    </a:prstGeom>
                    <a:noFill/>
                    <a:ln>
                      <a:noFill/>
                    </a:ln>
                  </pic:spPr>
                </pic:pic>
              </a:graphicData>
            </a:graphic>
          </wp:inline>
        </w:drawing>
      </w:r>
      <w:r w:rsidR="007719ED">
        <w:rPr>
          <w:b/>
        </w:rPr>
        <w:br/>
      </w:r>
      <w:r w:rsidR="007719ED" w:rsidRPr="007719ED">
        <w:t>In this case, the file uploaded was the ‘</w:t>
      </w:r>
      <w:r w:rsidR="00F25565">
        <w:t>sec_702.csv’.</w:t>
      </w:r>
    </w:p>
    <w:p w14:paraId="3FC71857" w14:textId="1E477D54"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w:t>
      </w:r>
      <w:ins w:id="325" w:author="Department of Veterans Affairs vaipmacteam" w:date="2017-04-20T11:18:00Z">
        <w:r w:rsidR="002B458B">
          <w:rPr>
            <w:b/>
          </w:rPr>
          <w:t>(s)</w:t>
        </w:r>
      </w:ins>
      <w:r w:rsidR="00680CD6" w:rsidRPr="00680CD6">
        <w:rPr>
          <w:b/>
        </w:rPr>
        <w:t xml:space="preserve"> containing the changes.)</w:t>
      </w:r>
    </w:p>
    <w:p w14:paraId="68F30848" w14:textId="731B2C1F" w:rsidR="00AD7B10" w:rsidRDefault="00680CD6" w:rsidP="00680CD6">
      <w:pPr>
        <w:pStyle w:val="ListParagraph"/>
        <w:numPr>
          <w:ilvl w:val="0"/>
          <w:numId w:val="7"/>
        </w:numPr>
      </w:pPr>
      <w:r w:rsidRPr="00AD7B10">
        <w:t xml:space="preserve">Once all </w:t>
      </w:r>
      <w:del w:id="326" w:author="Department of Veterans Affairs vaipmacteam" w:date="2017-04-20T11:19:00Z">
        <w:r w:rsidRPr="00AD7B10" w:rsidDel="002B458B">
          <w:delText xml:space="preserve">changed </w:delText>
        </w:r>
      </w:del>
      <w:ins w:id="327" w:author="Department of Veterans Affairs vaipmacteam" w:date="2017-04-20T11:19:00Z">
        <w:r w:rsidR="002B458B">
          <w:t>desired</w:t>
        </w:r>
        <w:r w:rsidR="002B458B" w:rsidRPr="00AD7B10">
          <w:t xml:space="preserve"> </w:t>
        </w:r>
      </w:ins>
      <w:r w:rsidRPr="00AD7B10">
        <w:t>files have been uploaded</w:t>
      </w:r>
      <w:ins w:id="328" w:author="Department of Veterans Affairs vaipmacteam" w:date="2017-04-20T11:19:00Z">
        <w:r w:rsidR="002B458B">
          <w:t xml:space="preserve">, generate a new preview version by clicking on the </w:t>
        </w:r>
      </w:ins>
      <w:del w:id="329" w:author="Department of Veterans Affairs vaipmacteam" w:date="2017-04-20T11:19:00Z">
        <w:r w:rsidRPr="00AD7B10" w:rsidDel="002B458B">
          <w:delText xml:space="preserve"> to the GIDS system, it is necessary to ‘Build’ a new data.csv file.</w:delText>
        </w:r>
        <w:r w:rsidR="00AD7B10" w:rsidRPr="00AD7B10" w:rsidDel="002B458B">
          <w:delText xml:space="preserve"> </w:delText>
        </w:r>
        <w:r w:rsidRPr="00AD7B10" w:rsidDel="002B458B">
          <w:delText xml:space="preserve"> This is completed by</w:delText>
        </w:r>
        <w:r w:rsidR="00AD7B10" w:rsidRPr="00AD7B10" w:rsidDel="002B458B">
          <w:delText xml:space="preserve"> navigating to the </w:delText>
        </w:r>
        <w:r w:rsidR="00AD7B10" w:rsidRPr="00AD7B10" w:rsidDel="002B458B">
          <w:rPr>
            <w:b/>
          </w:rPr>
          <w:delText>Dashboard</w:delText>
        </w:r>
        <w:r w:rsidR="00AD7B10" w:rsidRPr="00AD7B10" w:rsidDel="002B458B">
          <w:delText xml:space="preserve"> and</w:delText>
        </w:r>
        <w:r w:rsidRPr="00AD7B10" w:rsidDel="002B458B">
          <w:delText xml:space="preserve"> simply clicking on the </w:delText>
        </w:r>
      </w:del>
      <w:r w:rsidR="001A26E9">
        <w:drawing>
          <wp:inline distT="0" distB="0" distL="0" distR="0" wp14:anchorId="31E705A0" wp14:editId="49D6E275">
            <wp:extent cx="1132174" cy="167042"/>
            <wp:effectExtent l="0" t="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8 at 2.30.47 PM.png"/>
                    <pic:cNvPicPr/>
                  </pic:nvPicPr>
                  <pic:blipFill>
                    <a:blip r:embed="rId17">
                      <a:extLst>
                        <a:ext uri="{28A0092B-C50C-407E-A947-70E740481C1C}">
                          <a14:useLocalDpi xmlns:a14="http://schemas.microsoft.com/office/drawing/2010/main" val="0"/>
                        </a:ext>
                      </a:extLst>
                    </a:blip>
                    <a:stretch>
                      <a:fillRect/>
                    </a:stretch>
                  </pic:blipFill>
                  <pic:spPr>
                    <a:xfrm>
                      <a:off x="0" y="0"/>
                      <a:ext cx="1209493" cy="178450"/>
                    </a:xfrm>
                    <a:prstGeom prst="rect">
                      <a:avLst/>
                    </a:prstGeom>
                  </pic:spPr>
                </pic:pic>
              </a:graphicData>
            </a:graphic>
          </wp:inline>
        </w:drawing>
      </w:r>
      <w:r w:rsidR="00AD7B10" w:rsidRPr="00AD7B10">
        <w:t xml:space="preserve"> button</w:t>
      </w:r>
      <w:r w:rsidR="00A830BB">
        <w:t xml:space="preserve"> in the dashboard</w:t>
      </w:r>
      <w:r w:rsidR="00AD7B10" w:rsidRPr="00AD7B10">
        <w:t>.</w:t>
      </w:r>
    </w:p>
    <w:p w14:paraId="5DB93610" w14:textId="608762EB" w:rsidR="00401D8D" w:rsidRDefault="00775288" w:rsidP="00401D8D">
      <w:pPr>
        <w:pStyle w:val="ListParagraph"/>
        <w:numPr>
          <w:ilvl w:val="0"/>
          <w:numId w:val="7"/>
        </w:numPr>
        <w:rPr>
          <w:b/>
        </w:rPr>
      </w:pPr>
      <w:ins w:id="330" w:author="Department of Veterans Affairs vaipmacteam" w:date="2017-04-20T11:20:00Z">
        <w:r>
          <w:rPr>
            <w:b/>
          </w:rPr>
          <w:t xml:space="preserve">Validate the newly-generated preview version. View the preview </w:t>
        </w:r>
      </w:ins>
      <w:ins w:id="331" w:author="Department of Veterans Affairs vaipmacteam" w:date="2017-04-20T11:21:00Z">
        <w:r>
          <w:rPr>
            <w:b/>
          </w:rPr>
          <w:t>data</w:t>
        </w:r>
      </w:ins>
      <w:ins w:id="332" w:author="Department of Veterans Affairs vaipmacteam" w:date="2017-04-20T11:20:00Z">
        <w:r>
          <w:rPr>
            <w:b/>
          </w:rPr>
          <w:t xml:space="preserve"> as it will appear in GIBCT </w:t>
        </w:r>
      </w:ins>
      <w:del w:id="333" w:author="Department of Veterans Affairs vaipmacteam" w:date="2017-04-20T11:20:00Z">
        <w:r w:rsidR="009D3F3F" w:rsidDel="00775288">
          <w:rPr>
            <w:b/>
          </w:rPr>
          <w:delText xml:space="preserve">You can view the changes to the GIBCT resulting from the uploads </w:delText>
        </w:r>
      </w:del>
      <w:r w:rsidR="009D3F3F">
        <w:rPr>
          <w:b/>
        </w:rPr>
        <w:t>by</w:t>
      </w:r>
      <w:ins w:id="334" w:author="Department of Veterans Affairs vaipmacteam" w:date="2017-04-20T11:21:00Z">
        <w:r>
          <w:rPr>
            <w:b/>
          </w:rPr>
          <w:t xml:space="preserve"> </w:t>
        </w:r>
      </w:ins>
      <w:del w:id="335" w:author="Department of Veterans Affairs vaipmacteam" w:date="2017-04-20T11:21:00Z">
        <w:r w:rsidR="009D3F3F" w:rsidDel="00775288">
          <w:rPr>
            <w:b/>
          </w:rPr>
          <w:delText xml:space="preserve"> either </w:delText>
        </w:r>
      </w:del>
      <w:r w:rsidR="009D3F3F">
        <w:rPr>
          <w:b/>
        </w:rPr>
        <w:t xml:space="preserve">clicking the </w:t>
      </w:r>
      <w:r w:rsidR="00A830BB">
        <w:rPr>
          <w:b/>
        </w:rPr>
        <w:drawing>
          <wp:inline distT="0" distB="0" distL="0" distR="0" wp14:anchorId="420B787A" wp14:editId="1350FB34">
            <wp:extent cx="509564" cy="16590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8 at 7.26.51 PM.png"/>
                    <pic:cNvPicPr/>
                  </pic:nvPicPr>
                  <pic:blipFill>
                    <a:blip r:embed="rId18">
                      <a:extLst>
                        <a:ext uri="{28A0092B-C50C-407E-A947-70E740481C1C}">
                          <a14:useLocalDpi xmlns:a14="http://schemas.microsoft.com/office/drawing/2010/main" val="0"/>
                        </a:ext>
                      </a:extLst>
                    </a:blip>
                    <a:stretch>
                      <a:fillRect/>
                    </a:stretch>
                  </pic:blipFill>
                  <pic:spPr>
                    <a:xfrm>
                      <a:off x="0" y="0"/>
                      <a:ext cx="568580" cy="185120"/>
                    </a:xfrm>
                    <a:prstGeom prst="rect">
                      <a:avLst/>
                    </a:prstGeom>
                  </pic:spPr>
                </pic:pic>
              </a:graphicData>
            </a:graphic>
          </wp:inline>
        </w:drawing>
      </w:r>
      <w:r w:rsidR="00A830BB">
        <w:rPr>
          <w:b/>
        </w:rPr>
        <w:t xml:space="preserve">button </w:t>
      </w:r>
      <w:ins w:id="336" w:author="Department of Veterans Affairs vaipmacteam" w:date="2017-04-20T11:21:00Z">
        <w:r>
          <w:rPr>
            <w:b/>
          </w:rPr>
          <w:t xml:space="preserve">next to the new preview version. </w:t>
        </w:r>
      </w:ins>
      <w:del w:id="337" w:author="Department of Veterans Affairs vaipmacteam" w:date="2017-04-20T11:21:00Z">
        <w:r w:rsidR="00A830BB" w:rsidDel="00775288">
          <w:rPr>
            <w:b/>
          </w:rPr>
          <w:delText>to view the changes directly in the GIBCT in the Preview Version</w:delText>
        </w:r>
        <w:r w:rsidR="00A830BB" w:rsidDel="00775288">
          <w:delText xml:space="preserve"> section, </w:delText>
        </w:r>
      </w:del>
      <w:ins w:id="338" w:author="Department of Veterans Affairs vaipmacteam" w:date="2017-04-20T11:21:00Z">
        <w:r>
          <w:t>O</w:t>
        </w:r>
      </w:ins>
      <w:del w:id="339" w:author="Department of Veterans Affairs vaipmacteam" w:date="2017-04-20T11:21:00Z">
        <w:r w:rsidR="00A830BB" w:rsidDel="00775288">
          <w:delText>o</w:delText>
        </w:r>
      </w:del>
      <w:r w:rsidR="00A830BB">
        <w:t>r</w:t>
      </w:r>
      <w:ins w:id="340" w:author="Department of Veterans Affairs vaipmacteam" w:date="2017-04-20T11:21:00Z">
        <w:r>
          <w:t xml:space="preserve">, download the preview data as a CSV </w:t>
        </w:r>
      </w:ins>
      <w:r w:rsidR="00A830BB">
        <w:t xml:space="preserve"> </w:t>
      </w:r>
      <w:del w:id="341" w:author="Department of Veterans Affairs vaipmacteam" w:date="2017-04-20T11:22:00Z">
        <w:r w:rsidR="00A830BB" w:rsidDel="00775288">
          <w:delText xml:space="preserve">by exporting the preview data into a </w:delText>
        </w:r>
      </w:del>
      <w:del w:id="342" w:author="Department of Veterans Affairs vaipmacteam" w:date="2017-04-20T11:03:00Z">
        <w:r w:rsidR="00A830BB" w:rsidDel="000B295E">
          <w:delText xml:space="preserve">CSv </w:delText>
        </w:r>
      </w:del>
      <w:del w:id="343" w:author="Department of Veterans Affairs vaipmacteam" w:date="2017-04-20T11:22:00Z">
        <w:r w:rsidR="00A830BB" w:rsidDel="00775288">
          <w:delText>by using</w:delText>
        </w:r>
      </w:del>
      <w:ins w:id="344" w:author="Department of Veterans Affairs vaipmacteam" w:date="2017-04-20T11:22:00Z">
        <w:r>
          <w:t>by clicking</w:t>
        </w:r>
      </w:ins>
      <w:r w:rsidR="00A830BB">
        <w:t xml:space="preserve"> the </w:t>
      </w:r>
      <w:r w:rsidR="00A830BB">
        <w:drawing>
          <wp:inline distT="0" distB="0" distL="0" distR="0" wp14:anchorId="4BC62C8F" wp14:editId="1DA65F13">
            <wp:extent cx="852464" cy="183612"/>
            <wp:effectExtent l="0" t="0" r="11430" b="0"/>
            <wp:docPr id="8" name="Picture 8" descr="/Users/marcharbatkin/Desktop/Screen Shot 2017-04-18 at 7.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7.29.2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1150" cy="194099"/>
                    </a:xfrm>
                    <a:prstGeom prst="rect">
                      <a:avLst/>
                    </a:prstGeom>
                    <a:noFill/>
                    <a:ln>
                      <a:noFill/>
                    </a:ln>
                  </pic:spPr>
                </pic:pic>
              </a:graphicData>
            </a:graphic>
          </wp:inline>
        </w:drawing>
      </w:r>
      <w:r w:rsidR="00A830BB">
        <w:t xml:space="preserve">button </w:t>
      </w:r>
      <w:del w:id="345" w:author="Department of Veterans Affairs vaipmacteam" w:date="2017-04-20T11:22:00Z">
        <w:r w:rsidR="00A830BB" w:rsidDel="00775288">
          <w:delText>in the dashboard</w:delText>
        </w:r>
      </w:del>
      <w:ins w:id="346" w:author="Department of Veterans Affairs vaipmacteam" w:date="2017-04-20T11:22:00Z">
        <w:r>
          <w:t>next to the new preview version</w:t>
        </w:r>
      </w:ins>
      <w:r w:rsidR="00A830BB">
        <w:t>.</w:t>
      </w:r>
    </w:p>
    <w:p w14:paraId="2D726E66" w14:textId="0FE04A03" w:rsidR="00944ED9" w:rsidRDefault="00A830BB" w:rsidP="00401D8D">
      <w:pPr>
        <w:pStyle w:val="ListParagraph"/>
        <w:numPr>
          <w:ilvl w:val="0"/>
          <w:numId w:val="7"/>
        </w:numPr>
        <w:rPr>
          <w:b/>
        </w:rPr>
      </w:pPr>
      <w:r>
        <w:rPr>
          <w:b/>
        </w:rPr>
        <w:t>Once the preview data has been re</w:t>
      </w:r>
      <w:r>
        <w:t xml:space="preserve">viewed and approved, </w:t>
      </w:r>
      <w:del w:id="347" w:author="Department of Veterans Affairs vaipmacteam" w:date="2017-04-20T11:22:00Z">
        <w:r w:rsidDel="00775288">
          <w:delText>the preview data may be published to</w:delText>
        </w:r>
      </w:del>
      <w:ins w:id="348" w:author="Department of Veterans Affairs vaipmacteam" w:date="2017-04-20T11:22:00Z">
        <w:r w:rsidR="00775288">
          <w:t>activate the data in</w:t>
        </w:r>
      </w:ins>
      <w:r>
        <w:t xml:space="preserve"> production </w:t>
      </w:r>
      <w:del w:id="349" w:author="Department of Veterans Affairs vaipmacteam" w:date="2017-04-20T11:22:00Z">
        <w:r w:rsidR="007D0057" w:rsidDel="00775288">
          <w:delText>using the</w:delText>
        </w:r>
      </w:del>
      <w:ins w:id="350" w:author="Department of Veterans Affairs vaipmacteam" w:date="2017-04-20T11:22:00Z">
        <w:r w:rsidR="00775288">
          <w:t>by clicking the</w:t>
        </w:r>
      </w:ins>
      <w:r w:rsidR="007D0057">
        <w:t xml:space="preserve"> </w:t>
      </w:r>
      <w:r w:rsidR="007D0057">
        <w:drawing>
          <wp:inline distT="0" distB="0" distL="0" distR="0" wp14:anchorId="4775E2EB" wp14:editId="5FF6D755">
            <wp:extent cx="788345" cy="152746"/>
            <wp:effectExtent l="0" t="0" r="0" b="0"/>
            <wp:docPr id="10" name="Picture 10" descr="/Users/marcharbatkin/Desktop/Screen Shot 2017-04-18 at 7.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charbatkin/Desktop/Screen Shot 2017-04-18 at 7.32.1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5766" cy="169684"/>
                    </a:xfrm>
                    <a:prstGeom prst="rect">
                      <a:avLst/>
                    </a:prstGeom>
                    <a:noFill/>
                    <a:ln>
                      <a:noFill/>
                    </a:ln>
                  </pic:spPr>
                </pic:pic>
              </a:graphicData>
            </a:graphic>
          </wp:inline>
        </w:drawing>
      </w:r>
      <w:r w:rsidR="007D0057">
        <w:t>button in the dashboard.</w:t>
      </w:r>
    </w:p>
    <w:p w14:paraId="43190784" w14:textId="3242339D" w:rsidR="00944ED9" w:rsidRDefault="00944ED9" w:rsidP="00944ED9">
      <w:pPr>
        <w:pStyle w:val="Heading1"/>
      </w:pPr>
      <w:bookmarkStart w:id="351" w:name="_Toc329164663"/>
      <w:r>
        <w:t>Troubleshooting</w:t>
      </w:r>
      <w:bookmarkEnd w:id="351"/>
    </w:p>
    <w:p w14:paraId="30C2CDA7" w14:textId="3C583B50" w:rsidR="00944ED9" w:rsidRDefault="00944ED9" w:rsidP="00944ED9">
      <w:pPr>
        <w:pStyle w:val="Heading2"/>
      </w:pPr>
      <w:bookmarkStart w:id="352" w:name="_Toc329164664"/>
      <w:r>
        <w:t>Interpreting Error Messages</w:t>
      </w:r>
      <w:bookmarkEnd w:id="352"/>
    </w:p>
    <w:p w14:paraId="1FE83605" w14:textId="60729AA0" w:rsidR="00944ED9" w:rsidRDefault="00944ED9" w:rsidP="00944ED9">
      <w:r>
        <w:t>Im</w:t>
      </w:r>
      <w:r w:rsidR="007D0057">
        <w:t xml:space="preserve">properly formatted CSV files, </w:t>
      </w:r>
      <w:r>
        <w:t>alterations to the text of column headers</w:t>
      </w:r>
      <w:r w:rsidR="007D0057">
        <w:t xml:space="preserve">, extra or missing column headers will trigger a warning </w:t>
      </w:r>
      <w:r>
        <w:t>handling message during the CSV upload process.</w:t>
      </w:r>
      <w:r w:rsidR="007D0057">
        <w:t xml:space="preserve"> Note that unlike prior versions of the data service, valid data will be uploaded </w:t>
      </w:r>
      <w:r w:rsidR="00D62FE2">
        <w:t>if</w:t>
      </w:r>
      <w:r w:rsidR="007D0057">
        <w:t xml:space="preserve"> possible. For example, suppose </w:t>
      </w:r>
      <w:r w:rsidR="002C1320">
        <w:t xml:space="preserve">the complaint.csv file being uploaded contained a number of invalid rows, as well as missing errors. Valid rows of complaint data will still be </w:t>
      </w:r>
      <w:r w:rsidR="00D62FE2">
        <w:t>saved</w:t>
      </w:r>
      <w:r w:rsidR="002C1320">
        <w:t xml:space="preserve">, but the data service will alert you that there are issues with some rows that will not be </w:t>
      </w:r>
      <w:r w:rsidR="00D62FE2">
        <w:t>saved</w:t>
      </w:r>
      <w:r w:rsidR="002C1320">
        <w:t>:</w:t>
      </w:r>
    </w:p>
    <w:p w14:paraId="313841A3" w14:textId="5132E024" w:rsidR="002C1320" w:rsidRDefault="002C1320" w:rsidP="00944ED9">
      <w:r>
        <w:drawing>
          <wp:inline distT="0" distB="0" distL="0" distR="0" wp14:anchorId="4ACE84D7" wp14:editId="61A1ED59">
            <wp:extent cx="2791847" cy="1153663"/>
            <wp:effectExtent l="0" t="0" r="2540" b="0"/>
            <wp:docPr id="11" name="Picture 11" descr="/Users/marcharbatkin/Desktop/Screen Shot 2017-04-18 at 7.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7.42.3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4062" cy="1183504"/>
                    </a:xfrm>
                    <a:prstGeom prst="rect">
                      <a:avLst/>
                    </a:prstGeom>
                    <a:noFill/>
                    <a:ln>
                      <a:noFill/>
                    </a:ln>
                  </pic:spPr>
                </pic:pic>
              </a:graphicData>
            </a:graphic>
          </wp:inline>
        </w:drawing>
      </w:r>
    </w:p>
    <w:p w14:paraId="7B8AE798" w14:textId="2A522940" w:rsidR="00E97E8E" w:rsidRDefault="00D62FE2" w:rsidP="00944ED9">
      <w:r>
        <w:t>In this case, the complaint data had rows that were missing facility_codes. Note that the data service will provide row numbers to help you identify the errant rows. This file also has issues with missing headers.</w:t>
      </w:r>
    </w:p>
    <w:p w14:paraId="2B950D4C" w14:textId="5D912BE1" w:rsidR="00470C64" w:rsidRDefault="00D62FE2" w:rsidP="00323A52">
      <w:r>
        <w:drawing>
          <wp:inline distT="0" distB="0" distL="0" distR="0" wp14:anchorId="3D0A2CF7" wp14:editId="2DD4EAB6">
            <wp:extent cx="3591947" cy="1049135"/>
            <wp:effectExtent l="0" t="0" r="0" b="0"/>
            <wp:docPr id="15" name="Picture 15" descr="/Users/marcharbatkin/Desktop/Screen Shot 2017-04-18 at 7.4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rcharbatkin/Desktop/Screen Shot 2017-04-18 at 7.42.5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9950" cy="1080680"/>
                    </a:xfrm>
                    <a:prstGeom prst="rect">
                      <a:avLst/>
                    </a:prstGeom>
                    <a:noFill/>
                    <a:ln>
                      <a:noFill/>
                    </a:ln>
                  </pic:spPr>
                </pic:pic>
              </a:graphicData>
            </a:graphic>
          </wp:inline>
        </w:drawing>
      </w:r>
    </w:p>
    <w:p w14:paraId="4F555C83" w14:textId="5D94DD91" w:rsidR="00E97E8E" w:rsidRDefault="00E97E8E" w:rsidP="00E97E8E">
      <w:pPr>
        <w:rPr>
          <w:rFonts w:ascii="Helvetica Neue" w:eastAsia="Times New Roman" w:hAnsi="Helvetica Neue" w:cs="Times New Roman"/>
          <w:noProof w:val="0"/>
          <w:color w:val="A94442"/>
          <w:sz w:val="21"/>
          <w:szCs w:val="21"/>
          <w:shd w:val="clear" w:color="auto" w:fill="F2DEDE"/>
        </w:rPr>
      </w:pPr>
      <w:r>
        <w:t xml:space="preserve">In this case, the </w:t>
      </w:r>
      <w:r w:rsidR="00D62FE2">
        <w:t>warning lets the user know that several columns were missing, but these missing columns will not affect the integrity of the data. If columns were missing that affected data integrity, the entire upload would be aborted without saving any data.</w:t>
      </w:r>
    </w:p>
    <w:p w14:paraId="296D269F" w14:textId="5B6F5CF5" w:rsidR="00E97E8E" w:rsidRPr="00E97E8E" w:rsidRDefault="00E97E8E" w:rsidP="00E97E8E">
      <w:pPr>
        <w:rPr>
          <w:b/>
        </w:rPr>
      </w:pPr>
      <w:r w:rsidRPr="00E97E8E">
        <w:rPr>
          <w:b/>
        </w:rPr>
        <w:t>Solution:</w:t>
      </w:r>
    </w:p>
    <w:p w14:paraId="12933B2E" w14:textId="00C8DEE9" w:rsidR="00E97E8E" w:rsidRDefault="00E97E8E" w:rsidP="00E97E8E">
      <w:r w:rsidRPr="00E97E8E">
        <w:t xml:space="preserve">In this case, the user should </w:t>
      </w:r>
      <w:r w:rsidR="00101673">
        <w:t>examine the complaint.csv</w:t>
      </w:r>
      <w:r w:rsidRPr="00E97E8E">
        <w:t xml:space="preserve"> file to </w:t>
      </w:r>
      <w:r w:rsidR="00101673">
        <w:t xml:space="preserve">(1) check the data in the warning – not all rows in a perfectly valid Csv will have all required data, and (2) </w:t>
      </w:r>
      <w:r w:rsidRPr="00E97E8E">
        <w:t xml:space="preserve">review the formatting for the column headers, then manually edit the new </w:t>
      </w:r>
      <w:r w:rsidR="00D62FE2">
        <w:t>complaint</w:t>
      </w:r>
      <w:r w:rsidRPr="00E97E8E">
        <w:t xml:space="preserve"> file to ensure that the headers are co</w:t>
      </w:r>
      <w:r w:rsidR="00010C77">
        <w:t>rrectly included and formatted.</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353" w:name="_Toc329164665"/>
      <w:r>
        <w:t>White Screen Following CSV Upload Attempt</w:t>
      </w:r>
      <w:bookmarkEnd w:id="353"/>
    </w:p>
    <w:p w14:paraId="12C8CA56" w14:textId="77777777" w:rsidR="0063496C" w:rsidRDefault="009D5018" w:rsidP="00E97E8E">
      <w:pPr>
        <w:rPr>
          <w:ins w:id="354" w:author="Department of Veterans Affairs vaipmacteam" w:date="2017-04-20T11:30:00Z"/>
        </w:rPr>
      </w:pPr>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w:t>
      </w:r>
      <w:del w:id="355" w:author="Department of Veterans Affairs vaipmacteam" w:date="2017-04-20T11:29:00Z">
        <w:r w:rsidDel="00775288">
          <w:delText>in excess of</w:delText>
        </w:r>
      </w:del>
      <w:ins w:id="356" w:author="Department of Veterans Affairs vaipmacteam" w:date="2017-04-20T11:29:00Z">
        <w:r w:rsidR="00775288">
          <w:t>up to</w:t>
        </w:r>
      </w:ins>
      <w:r>
        <w:t xml:space="preserve"> 10 minutes with no indication of upload progress. </w:t>
      </w:r>
      <w:ins w:id="357" w:author="Department of Veterans Affairs vaipmacteam" w:date="2017-04-20T11:29:00Z">
        <w:r w:rsidR="0063496C">
          <w:t xml:space="preserve">If afte this time the </w:t>
        </w:r>
      </w:ins>
      <w:ins w:id="358" w:author="Department of Veterans Affairs vaipmacteam" w:date="2017-04-20T11:30:00Z">
        <w:r w:rsidR="0063496C">
          <w:t>browser window</w:t>
        </w:r>
      </w:ins>
      <w:ins w:id="359" w:author="Department of Veterans Affairs vaipmacteam" w:date="2017-04-20T11:29:00Z">
        <w:r w:rsidR="0063496C">
          <w:t xml:space="preserve"> has changed to a blank, all-white screen</w:t>
        </w:r>
      </w:ins>
      <w:ins w:id="360" w:author="Department of Veterans Affairs vaipmacteam" w:date="2017-04-20T11:30:00Z">
        <w:r w:rsidR="0063496C">
          <w:t>, or if the browser has generated a timeout error, consider the following options:</w:t>
        </w:r>
      </w:ins>
    </w:p>
    <w:p w14:paraId="785D0177" w14:textId="6457E16B" w:rsidR="0063496C" w:rsidRDefault="0063496C" w:rsidP="0063496C">
      <w:pPr>
        <w:pStyle w:val="ListParagraph"/>
        <w:numPr>
          <w:ilvl w:val="0"/>
          <w:numId w:val="20"/>
        </w:numPr>
        <w:rPr>
          <w:ins w:id="361" w:author="Department of Veterans Affairs vaipmacteam" w:date="2017-04-20T11:31:00Z"/>
        </w:rPr>
        <w:pPrChange w:id="362" w:author="Department of Veterans Affairs vaipmacteam" w:date="2017-04-20T11:31:00Z">
          <w:pPr/>
        </w:pPrChange>
      </w:pPr>
      <w:ins w:id="363" w:author="Department of Veterans Affairs vaipmacteam" w:date="2017-04-20T11:31:00Z">
        <w:r>
          <w:t xml:space="preserve">Check the latest uploads section of the dashboard and see if the attempted upload succeeded. It is possible for the data transfer to succeed but </w:t>
        </w:r>
      </w:ins>
      <w:ins w:id="364" w:author="Department of Veterans Affairs vaipmacteam" w:date="2017-04-20T11:32:00Z">
        <w:r>
          <w:t xml:space="preserve">for </w:t>
        </w:r>
      </w:ins>
      <w:ins w:id="365" w:author="Department of Veterans Affairs vaipmacteam" w:date="2017-04-20T11:31:00Z">
        <w:r>
          <w:t>the browser to time out during data processing, in which case processing proceeds anyway.</w:t>
        </w:r>
      </w:ins>
    </w:p>
    <w:p w14:paraId="747A65C0" w14:textId="4CD2CC1E" w:rsidR="0063496C" w:rsidRDefault="0063496C" w:rsidP="0063496C">
      <w:pPr>
        <w:pStyle w:val="ListParagraph"/>
        <w:numPr>
          <w:ilvl w:val="0"/>
          <w:numId w:val="20"/>
        </w:numPr>
        <w:rPr>
          <w:ins w:id="366" w:author="Department of Veterans Affairs vaipmacteam" w:date="2017-04-20T11:30:00Z"/>
        </w:rPr>
        <w:pPrChange w:id="367" w:author="Department of Veterans Affairs vaipmacteam" w:date="2017-04-20T11:31:00Z">
          <w:pPr/>
        </w:pPrChange>
      </w:pPr>
      <w:ins w:id="368" w:author="Department of Veterans Affairs vaipmacteam" w:date="2017-04-20T11:32:00Z">
        <w:r>
          <w:t>If the upload attempt is not reflected in the dashboard, re-try the upload.</w:t>
        </w:r>
      </w:ins>
    </w:p>
    <w:p w14:paraId="34B1973D" w14:textId="5F7328AC" w:rsidR="00E97E8E" w:rsidRDefault="0063496C" w:rsidP="0063496C">
      <w:pPr>
        <w:pStyle w:val="ListParagraph"/>
        <w:numPr>
          <w:ilvl w:val="0"/>
          <w:numId w:val="20"/>
        </w:numPr>
        <w:pPrChange w:id="369" w:author="Department of Veterans Affairs vaipmacteam" w:date="2017-04-20T11:33:00Z">
          <w:pPr/>
        </w:pPrChange>
      </w:pPr>
      <w:ins w:id="370" w:author="Department of Veterans Affairs vaipmacteam" w:date="2017-04-20T11:32:00Z">
        <w:r>
          <w:t xml:space="preserve">If further attempts to upload a file fail, seek the assistance of the Digital Service developers and operations teams. </w:t>
        </w:r>
      </w:ins>
      <w:del w:id="371" w:author="Department of Veterans Affairs vaipmacteam" w:date="2017-04-20T11:33:00Z">
        <w:r w:rsidR="009D5018" w:rsidDel="0063496C">
          <w:delText xml:space="preserve">This is expected behavior, however if the prescribed waiting period has passed and the application screen has changed to a blank, all white screen, </w:delText>
        </w:r>
        <w:r w:rsidR="00F81C64" w:rsidDel="0063496C">
          <w:delText xml:space="preserve">the user should seek the assistance of the Digital Service developers and development-operations teams. </w:delText>
        </w:r>
      </w:del>
      <w:r w:rsidR="00F81C64">
        <w:t xml:space="preserve">These teams can be </w:t>
      </w:r>
      <w:del w:id="372" w:author="Department of Veterans Affairs vaipmacteam" w:date="2017-04-20T11:24:00Z">
        <w:r w:rsidR="00F81C64" w:rsidDel="00775288">
          <w:delText xml:space="preserve">accessed </w:delText>
        </w:r>
      </w:del>
      <w:ins w:id="373" w:author="Department of Veterans Affairs vaipmacteam" w:date="2017-04-20T11:24:00Z">
        <w:r w:rsidR="00775288">
          <w:t xml:space="preserve">contacted </w:t>
        </w:r>
      </w:ins>
      <w:r w:rsidR="00F81C64">
        <w:t>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374" w:name="_Toc329164666"/>
      <w:r>
        <w:t>Application Defects</w:t>
      </w:r>
      <w:bookmarkEnd w:id="374"/>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3"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375" w:name="_Toc329164667"/>
      <w:r>
        <w:t>Appendices</w:t>
      </w:r>
      <w:bookmarkEnd w:id="375"/>
    </w:p>
    <w:p w14:paraId="3FECA5FC" w14:textId="69E1E063" w:rsidR="005916DF" w:rsidRDefault="005916DF" w:rsidP="005916DF">
      <w:pPr>
        <w:pStyle w:val="Heading2"/>
      </w:pPr>
      <w:bookmarkStart w:id="376" w:name="_Toc329164668"/>
      <w:r>
        <w:t xml:space="preserve">Appendix 1 – </w:t>
      </w:r>
      <w:r w:rsidR="00EC08F0">
        <w:t xml:space="preserve">VA Digital Service </w:t>
      </w:r>
      <w:r>
        <w:t>Project Team</w:t>
      </w:r>
      <w:bookmarkEnd w:id="376"/>
    </w:p>
    <w:p w14:paraId="3EAD5699" w14:textId="3667A578" w:rsidR="005916DF" w:rsidRDefault="005916DF" w:rsidP="005916DF">
      <w:r>
        <w:t>Product Lead</w:t>
      </w:r>
      <w:r w:rsidR="00A13D32">
        <w:t xml:space="preserve"> </w:t>
      </w:r>
      <w:r>
        <w:t xml:space="preserve">– </w:t>
      </w:r>
      <w:r w:rsidR="007F36F5">
        <w:t>Natalie</w:t>
      </w:r>
      <w:r>
        <w:t xml:space="preserve"> </w:t>
      </w:r>
      <w:r w:rsidR="007F36F5">
        <w:t>Moore</w:t>
      </w:r>
      <w:r>
        <w:t xml:space="preserve"> (</w:t>
      </w:r>
      <w:del w:id="377" w:author="Department of Veterans Affairs vaipmacteam" w:date="2017-04-20T10:16:00Z">
        <w:r w:rsidR="0068150D" w:rsidRPr="0068150D" w:rsidDel="003749B0">
          <w:delText>elizabeth.lewis@adhocteam.us</w:delText>
        </w:r>
      </w:del>
      <w:ins w:id="378" w:author="Department of Veterans Affairs vaipmacteam" w:date="2017-04-20T10:16:00Z">
        <w:r w:rsidR="003749B0">
          <w:t>natalie.moore@va.gov</w:t>
        </w:r>
      </w:ins>
      <w:r>
        <w:t>)</w:t>
      </w:r>
    </w:p>
    <w:p w14:paraId="07006BA4" w14:textId="2261B812" w:rsidR="005916DF" w:rsidRDefault="005916DF" w:rsidP="005916DF">
      <w:r>
        <w:t xml:space="preserve">Technical Lead – </w:t>
      </w:r>
      <w:r w:rsidR="00F562B3">
        <w:t>Kam</w:t>
      </w:r>
      <w:r>
        <w:t xml:space="preserve"> </w:t>
      </w:r>
      <w:r w:rsidR="00841B7A">
        <w:t>Karshenas</w:t>
      </w:r>
      <w:r>
        <w:t xml:space="preserve"> (</w:t>
      </w:r>
      <w:hyperlink r:id="rId24" w:history="1">
        <w:r w:rsidR="00114892" w:rsidRPr="0071161E">
          <w:rPr>
            <w:rStyle w:val="Hyperlink"/>
          </w:rPr>
          <w:t>kam</w:t>
        </w:r>
        <w:r w:rsidR="0068150D">
          <w:rPr>
            <w:rStyle w:val="Hyperlink"/>
          </w:rPr>
          <w:t>yar</w:t>
        </w:r>
        <w:r w:rsidR="00114892" w:rsidRPr="0071161E">
          <w:rPr>
            <w:rStyle w:val="Hyperlink"/>
          </w:rPr>
          <w:t>.karshenas@va.gov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59348B7E" w:rsidR="00552A06" w:rsidDel="003749B0" w:rsidRDefault="00552A06" w:rsidP="005916DF">
      <w:pPr>
        <w:rPr>
          <w:del w:id="379" w:author="Department of Veterans Affairs vaipmacteam" w:date="2017-04-20T10:17:00Z"/>
        </w:rPr>
      </w:pPr>
      <w:del w:id="380" w:author="Department of Veterans Affairs vaipmacteam" w:date="2017-04-20T10:17:00Z">
        <w:r w:rsidDel="003749B0">
          <w:delText xml:space="preserve">Legacy Team </w:delText>
        </w:r>
        <w:r w:rsidR="00D83FD4" w:rsidDel="003749B0">
          <w:delText>(Provided f</w:delText>
        </w:r>
        <w:r w:rsidDel="003749B0">
          <w:delText xml:space="preserve">or </w:delText>
        </w:r>
        <w:r w:rsidR="00D83FD4" w:rsidDel="003749B0">
          <w:delText>historical i</w:delText>
        </w:r>
        <w:r w:rsidDel="003749B0">
          <w:delText>nformation</w:delText>
        </w:r>
        <w:r w:rsidR="00D83FD4" w:rsidDel="003749B0">
          <w:delText xml:space="preserve"> only. Please refer all requests to the above team.)</w:delText>
        </w:r>
        <w:r w:rsidDel="003749B0">
          <w:delText xml:space="preserve">: </w:delText>
        </w:r>
      </w:del>
    </w:p>
    <w:p w14:paraId="135799ED" w14:textId="3C962581" w:rsidR="00552A06" w:rsidDel="003749B0" w:rsidRDefault="00552A06" w:rsidP="00552A06">
      <w:pPr>
        <w:pStyle w:val="ListParagraph"/>
        <w:numPr>
          <w:ilvl w:val="0"/>
          <w:numId w:val="13"/>
        </w:numPr>
        <w:rPr>
          <w:del w:id="381" w:author="Department of Veterans Affairs vaipmacteam" w:date="2017-04-20T10:17:00Z"/>
        </w:rPr>
      </w:pPr>
      <w:del w:id="382" w:author="Department of Veterans Affairs vaipmacteam" w:date="2017-04-20T10:17:00Z">
        <w:r w:rsidDel="003749B0">
          <w:delText>Product Lead (09/2015 – 06/2016) – Rick Lee (</w:delText>
        </w:r>
        <w:r w:rsidR="00892662" w:rsidDel="003749B0">
          <w:fldChar w:fldCharType="begin"/>
        </w:r>
        <w:r w:rsidR="00892662" w:rsidDel="003749B0">
          <w:delInstrText xml:space="preserve"> HYPERLINK "mailto:ricklee.va@gmail.com" </w:delInstrText>
        </w:r>
        <w:r w:rsidR="00892662" w:rsidDel="003749B0">
          <w:fldChar w:fldCharType="separate"/>
        </w:r>
        <w:r w:rsidRPr="002F3589" w:rsidDel="003749B0">
          <w:rPr>
            <w:rStyle w:val="Hyperlink"/>
          </w:rPr>
          <w:delText>ricklee.va@gmail.com</w:delText>
        </w:r>
        <w:r w:rsidR="00892662" w:rsidDel="003749B0">
          <w:rPr>
            <w:rStyle w:val="Hyperlink"/>
          </w:rPr>
          <w:fldChar w:fldCharType="end"/>
        </w:r>
        <w:r w:rsidDel="003749B0">
          <w:delText>)</w:delText>
        </w:r>
      </w:del>
    </w:p>
    <w:p w14:paraId="5DEF2011" w14:textId="63A08A41" w:rsidR="00E97E8E" w:rsidRPr="00E97E8E" w:rsidRDefault="00E97E8E" w:rsidP="00323A52"/>
    <w:p w14:paraId="2AEFCB2B" w14:textId="6A45DCCF" w:rsidR="005B5101" w:rsidRDefault="00470C64" w:rsidP="005916DF">
      <w:pPr>
        <w:pStyle w:val="Heading2"/>
      </w:pPr>
      <w:bookmarkStart w:id="383" w:name="_Toc329164669"/>
      <w:r>
        <w:softHyphen/>
      </w:r>
      <w:r w:rsidR="005916DF">
        <w:t>Appendix 2 – Additional Resources</w:t>
      </w:r>
      <w:bookmarkEnd w:id="383"/>
    </w:p>
    <w:p w14:paraId="1534D289" w14:textId="604D67E0" w:rsidR="005916DF" w:rsidRDefault="005916DF" w:rsidP="005916DF">
      <w:pPr>
        <w:pStyle w:val="ListParagraph"/>
        <w:numPr>
          <w:ilvl w:val="0"/>
          <w:numId w:val="12"/>
        </w:numPr>
      </w:pPr>
      <w:r>
        <w:t xml:space="preserve">Public Project Github Repository - </w:t>
      </w:r>
      <w:hyperlink r:id="rId25"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26"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27"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28"/>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8BA80" w14:textId="77777777" w:rsidR="00775288" w:rsidRDefault="00775288" w:rsidP="003751E4">
      <w:r>
        <w:separator/>
      </w:r>
    </w:p>
  </w:endnote>
  <w:endnote w:type="continuationSeparator" w:id="0">
    <w:p w14:paraId="47275E4B" w14:textId="77777777" w:rsidR="00775288" w:rsidRDefault="00775288"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93D79" w14:textId="77777777" w:rsidR="00775288" w:rsidRDefault="00775288" w:rsidP="003751E4">
      <w:r>
        <w:separator/>
      </w:r>
    </w:p>
  </w:footnote>
  <w:footnote w:type="continuationSeparator" w:id="0">
    <w:p w14:paraId="0D2D492C" w14:textId="77777777" w:rsidR="00775288" w:rsidRDefault="00775288"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321A" w14:textId="6F5487EA" w:rsidR="00775288" w:rsidRDefault="00775288"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775288" w:rsidRPr="00FD4107" w:rsidRDefault="00775288"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B2BBE"/>
    <w:multiLevelType w:val="hybridMultilevel"/>
    <w:tmpl w:val="E40C5B72"/>
    <w:lvl w:ilvl="0" w:tplc="EA961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8900FE"/>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
  </w:num>
  <w:num w:numId="4">
    <w:abstractNumId w:val="4"/>
  </w:num>
  <w:num w:numId="5">
    <w:abstractNumId w:val="9"/>
  </w:num>
  <w:num w:numId="6">
    <w:abstractNumId w:val="14"/>
  </w:num>
  <w:num w:numId="7">
    <w:abstractNumId w:val="3"/>
  </w:num>
  <w:num w:numId="8">
    <w:abstractNumId w:val="18"/>
  </w:num>
  <w:num w:numId="9">
    <w:abstractNumId w:val="13"/>
  </w:num>
  <w:num w:numId="10">
    <w:abstractNumId w:val="8"/>
  </w:num>
  <w:num w:numId="11">
    <w:abstractNumId w:val="16"/>
  </w:num>
  <w:num w:numId="12">
    <w:abstractNumId w:val="5"/>
  </w:num>
  <w:num w:numId="13">
    <w:abstractNumId w:val="7"/>
  </w:num>
  <w:num w:numId="14">
    <w:abstractNumId w:val="12"/>
  </w:num>
  <w:num w:numId="15">
    <w:abstractNumId w:val="6"/>
  </w:num>
  <w:num w:numId="16">
    <w:abstractNumId w:val="11"/>
  </w:num>
  <w:num w:numId="17">
    <w:abstractNumId w:val="10"/>
  </w:num>
  <w:num w:numId="18">
    <w:abstractNumId w:val="0"/>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revisionView w:markup="0"/>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10C77"/>
    <w:rsid w:val="00083D78"/>
    <w:rsid w:val="000B295E"/>
    <w:rsid w:val="000C7A20"/>
    <w:rsid w:val="00101673"/>
    <w:rsid w:val="00114892"/>
    <w:rsid w:val="00124B20"/>
    <w:rsid w:val="00151AF0"/>
    <w:rsid w:val="00167F10"/>
    <w:rsid w:val="001806B2"/>
    <w:rsid w:val="00185FB3"/>
    <w:rsid w:val="0019083F"/>
    <w:rsid w:val="001A26E9"/>
    <w:rsid w:val="001C16A5"/>
    <w:rsid w:val="001F645D"/>
    <w:rsid w:val="00222CC6"/>
    <w:rsid w:val="00250A43"/>
    <w:rsid w:val="002A2FA0"/>
    <w:rsid w:val="002B458B"/>
    <w:rsid w:val="002C1320"/>
    <w:rsid w:val="002C3843"/>
    <w:rsid w:val="002C5962"/>
    <w:rsid w:val="00323A52"/>
    <w:rsid w:val="003253F6"/>
    <w:rsid w:val="00341457"/>
    <w:rsid w:val="00351655"/>
    <w:rsid w:val="003749B0"/>
    <w:rsid w:val="003751E4"/>
    <w:rsid w:val="00385CEB"/>
    <w:rsid w:val="00401D8D"/>
    <w:rsid w:val="00421F8F"/>
    <w:rsid w:val="00436A7E"/>
    <w:rsid w:val="00467259"/>
    <w:rsid w:val="00470C64"/>
    <w:rsid w:val="004E4FE9"/>
    <w:rsid w:val="00507C00"/>
    <w:rsid w:val="005466CF"/>
    <w:rsid w:val="005528FE"/>
    <w:rsid w:val="00552A06"/>
    <w:rsid w:val="00561323"/>
    <w:rsid w:val="005916DF"/>
    <w:rsid w:val="005A4723"/>
    <w:rsid w:val="005A5C77"/>
    <w:rsid w:val="005B46EF"/>
    <w:rsid w:val="005B5101"/>
    <w:rsid w:val="005B5403"/>
    <w:rsid w:val="005D5F37"/>
    <w:rsid w:val="005E509D"/>
    <w:rsid w:val="0063496C"/>
    <w:rsid w:val="00646E1D"/>
    <w:rsid w:val="00663D7E"/>
    <w:rsid w:val="00666149"/>
    <w:rsid w:val="0067629F"/>
    <w:rsid w:val="00676733"/>
    <w:rsid w:val="00680CD6"/>
    <w:rsid w:val="0068150D"/>
    <w:rsid w:val="0070183B"/>
    <w:rsid w:val="00712D2C"/>
    <w:rsid w:val="00730DAB"/>
    <w:rsid w:val="0073534E"/>
    <w:rsid w:val="00771785"/>
    <w:rsid w:val="007719ED"/>
    <w:rsid w:val="00775288"/>
    <w:rsid w:val="007955D9"/>
    <w:rsid w:val="007A5853"/>
    <w:rsid w:val="007D0057"/>
    <w:rsid w:val="007D2267"/>
    <w:rsid w:val="007E1165"/>
    <w:rsid w:val="007F36F5"/>
    <w:rsid w:val="008020B7"/>
    <w:rsid w:val="0082778F"/>
    <w:rsid w:val="00841B7A"/>
    <w:rsid w:val="00846CF8"/>
    <w:rsid w:val="00853EC0"/>
    <w:rsid w:val="008574CD"/>
    <w:rsid w:val="00892662"/>
    <w:rsid w:val="008F311D"/>
    <w:rsid w:val="0092466D"/>
    <w:rsid w:val="00944ED9"/>
    <w:rsid w:val="00952B3F"/>
    <w:rsid w:val="009B34A1"/>
    <w:rsid w:val="009B3E08"/>
    <w:rsid w:val="009B48D1"/>
    <w:rsid w:val="009D3F3F"/>
    <w:rsid w:val="009D5018"/>
    <w:rsid w:val="009F09A7"/>
    <w:rsid w:val="00A109BA"/>
    <w:rsid w:val="00A13A87"/>
    <w:rsid w:val="00A13D32"/>
    <w:rsid w:val="00A24BD2"/>
    <w:rsid w:val="00A56F3A"/>
    <w:rsid w:val="00A6639F"/>
    <w:rsid w:val="00A830BB"/>
    <w:rsid w:val="00A85CB6"/>
    <w:rsid w:val="00AB6D9B"/>
    <w:rsid w:val="00AB7758"/>
    <w:rsid w:val="00AD7B10"/>
    <w:rsid w:val="00AE00BC"/>
    <w:rsid w:val="00B6547B"/>
    <w:rsid w:val="00B65D6E"/>
    <w:rsid w:val="00B67041"/>
    <w:rsid w:val="00B91757"/>
    <w:rsid w:val="00B93C8B"/>
    <w:rsid w:val="00BE1FEC"/>
    <w:rsid w:val="00BE2A83"/>
    <w:rsid w:val="00C61765"/>
    <w:rsid w:val="00D51DA9"/>
    <w:rsid w:val="00D62FE2"/>
    <w:rsid w:val="00D708CD"/>
    <w:rsid w:val="00D73CB5"/>
    <w:rsid w:val="00D83FD4"/>
    <w:rsid w:val="00DA3301"/>
    <w:rsid w:val="00E30478"/>
    <w:rsid w:val="00E465E5"/>
    <w:rsid w:val="00E508E6"/>
    <w:rsid w:val="00E67005"/>
    <w:rsid w:val="00E7063A"/>
    <w:rsid w:val="00E71492"/>
    <w:rsid w:val="00E92207"/>
    <w:rsid w:val="00E97E8E"/>
    <w:rsid w:val="00EC08F0"/>
    <w:rsid w:val="00EC4241"/>
    <w:rsid w:val="00EE6492"/>
    <w:rsid w:val="00F04C6A"/>
    <w:rsid w:val="00F25565"/>
    <w:rsid w:val="00F562B3"/>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C2D6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tephanie.Price3@va.gov"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github.com/department-of-veterans-affairs/gibct-data-service/issues" TargetMode="External"/><Relationship Id="rId24" Type="http://schemas.openxmlformats.org/officeDocument/2006/relationships/hyperlink" Target="mailto:kam.karshenas@va.gov" TargetMode="External"/><Relationship Id="rId25" Type="http://schemas.openxmlformats.org/officeDocument/2006/relationships/hyperlink" Target="https://github.com/department-of-veterans-affairs/gibct-data-service" TargetMode="External"/><Relationship Id="rId26" Type="http://schemas.openxmlformats.org/officeDocument/2006/relationships/hyperlink" Target="https://github.com/department-of-veterans-affairs/gibct-data-service/blob/master/Data_Management_Artifacts/GIBCT_Data_Dictionary.xlsx" TargetMode="External"/><Relationship Id="rId27" Type="http://schemas.openxmlformats.org/officeDocument/2006/relationships/hyperlink" Target="https://github.com/department-of-veterans-affairs/gibct-data-service/blob/master/Data_Management_Artifacts/GIBCT_Data_Ownership.xlsx" TargetMode="External"/><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21905-5ABF-5B46-99BB-2453FEB0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Pages>
  <Words>3431</Words>
  <Characters>19562</Characters>
  <Application>Microsoft Macintosh Word</Application>
  <DocSecurity>0</DocSecurity>
  <Lines>163</Lines>
  <Paragraphs>45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22948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Department of Veterans Affairs vaipmacteam</cp:lastModifiedBy>
  <cp:revision>71</cp:revision>
  <dcterms:created xsi:type="dcterms:W3CDTF">2016-07-03T12:09:00Z</dcterms:created>
  <dcterms:modified xsi:type="dcterms:W3CDTF">2017-04-20T18:36:00Z</dcterms:modified>
  <cp:category>Training</cp:category>
</cp:coreProperties>
</file>